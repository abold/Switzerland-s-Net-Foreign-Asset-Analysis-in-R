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23867" w14:textId="7676DB4F" w:rsidR="006E1E10" w:rsidRDefault="006E1E10" w:rsidP="006D783C">
      <w:pPr>
        <w:pStyle w:val="Heading1"/>
        <w:rPr>
          <w:ins w:id="0" w:author="N G" w:date="2025-04-30T14:34:00Z" w16du:dateUtc="2025-04-30T12:34:00Z"/>
        </w:rPr>
      </w:pPr>
      <w:ins w:id="1" w:author="N G" w:date="2025-04-30T14:34:00Z" w16du:dateUtc="2025-04-30T12:34:00Z">
        <w:r>
          <w:rPr>
            <w:noProof/>
            <w14:ligatures w14:val="standardContextual"/>
          </w:rPr>
          <w:drawing>
            <wp:anchor distT="0" distB="0" distL="114300" distR="114300" simplePos="0" relativeHeight="251658240" behindDoc="0" locked="0" layoutInCell="1" allowOverlap="1" wp14:anchorId="48C85305" wp14:editId="7659CC58">
              <wp:simplePos x="0" y="0"/>
              <wp:positionH relativeFrom="page">
                <wp:align>right</wp:align>
              </wp:positionH>
              <wp:positionV relativeFrom="paragraph">
                <wp:posOffset>469900</wp:posOffset>
              </wp:positionV>
              <wp:extent cx="7735570" cy="1987550"/>
              <wp:effectExtent l="0" t="0" r="0" b="0"/>
              <wp:wrapSquare wrapText="bothSides"/>
              <wp:docPr id="1682137950"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37950" name="Picture 1" descr="A close up of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7735570" cy="1987550"/>
                      </a:xfrm>
                      <a:prstGeom prst="rect">
                        <a:avLst/>
                      </a:prstGeom>
                    </pic:spPr>
                  </pic:pic>
                </a:graphicData>
              </a:graphic>
              <wp14:sizeRelH relativeFrom="margin">
                <wp14:pctWidth>0</wp14:pctWidth>
              </wp14:sizeRelH>
              <wp14:sizeRelV relativeFrom="margin">
                <wp14:pctHeight>0</wp14:pctHeight>
              </wp14:sizeRelV>
            </wp:anchor>
          </w:drawing>
        </w:r>
      </w:ins>
    </w:p>
    <w:p w14:paraId="5B80959E" w14:textId="77777777" w:rsidR="006E1E10" w:rsidRDefault="006E1E10" w:rsidP="006D783C">
      <w:pPr>
        <w:pStyle w:val="Heading1"/>
        <w:rPr>
          <w:ins w:id="2" w:author="N G" w:date="2025-04-30T14:34:00Z" w16du:dateUtc="2025-04-30T12:34:00Z"/>
        </w:rPr>
      </w:pPr>
    </w:p>
    <w:p w14:paraId="29E5BFFE" w14:textId="2ECF230E" w:rsidR="002206A9" w:rsidRDefault="006D783C" w:rsidP="006D783C">
      <w:pPr>
        <w:pStyle w:val="Heading1"/>
      </w:pPr>
      <w:r>
        <w:t>1 Introduction</w:t>
      </w:r>
    </w:p>
    <w:p w14:paraId="1EA1ED23" w14:textId="1F9A8254" w:rsidR="006D783C" w:rsidRDefault="006D783C" w:rsidP="006D783C">
      <w:pPr>
        <w:pStyle w:val="Heading1"/>
      </w:pPr>
      <w:r>
        <w:t>2 Literature review</w:t>
      </w:r>
    </w:p>
    <w:p w14:paraId="0CD6C07D" w14:textId="77777777" w:rsidR="002206A9" w:rsidRDefault="002206A9" w:rsidP="002206A9">
      <w:pPr>
        <w:pStyle w:val="Heading1"/>
        <w:spacing w:before="0" w:after="160"/>
        <w:jc w:val="both"/>
        <w:rPr>
          <w:rFonts w:ascii="Calibri" w:eastAsia="Times New Roman" w:hAnsi="Calibri" w:cs="Calibri"/>
        </w:rPr>
      </w:pPr>
      <w:r>
        <w:rPr>
          <w:rFonts w:ascii="Calibri" w:eastAsia="Times New Roman" w:hAnsi="Calibri" w:cs="Calibri"/>
        </w:rPr>
        <w:t>Research Questions</w:t>
      </w:r>
    </w:p>
    <w:p w14:paraId="25A33FE6" w14:textId="77777777" w:rsidR="002206A9" w:rsidRPr="00B16DB9" w:rsidRDefault="002206A9" w:rsidP="002206A9">
      <w:pPr>
        <w:spacing w:before="100" w:beforeAutospacing="1" w:after="100" w:afterAutospacing="1"/>
        <w:rPr>
          <w:rFonts w:ascii="Calibri" w:hAnsi="Calibri" w:cs="Calibri"/>
        </w:rPr>
      </w:pPr>
      <w:r w:rsidRPr="00B16DB9">
        <w:rPr>
          <w:rFonts w:ascii="Calibri" w:hAnsi="Calibri" w:cs="Calibri"/>
        </w:rPr>
        <w:t xml:space="preserve">In recent years, dramatic shifts in NFA positions have raised new questions about the drivers of external wealth. The case of the United States is particularly striking. As documented by Atkeson et al. (2022), the U.S. NFA position deteriorated sharply after 2007, not because of worsening trade deficits, but due to negative valuation effects on gross foreign asset and liability positions. This shift challenged earlier interpretations of the “exorbitant privilege” and suggested a structural transformation in the dynamics of global </w:t>
      </w:r>
      <w:commentRangeStart w:id="3"/>
      <w:r w:rsidRPr="00B16DB9">
        <w:rPr>
          <w:rFonts w:ascii="Calibri" w:hAnsi="Calibri" w:cs="Calibri"/>
        </w:rPr>
        <w:t>capital</w:t>
      </w:r>
      <w:commentRangeEnd w:id="3"/>
      <w:r w:rsidR="00330B9C">
        <w:rPr>
          <w:rStyle w:val="CommentReference"/>
        </w:rPr>
        <w:commentReference w:id="3"/>
      </w:r>
      <w:r w:rsidRPr="00B16DB9">
        <w:rPr>
          <w:rFonts w:ascii="Calibri" w:hAnsi="Calibri" w:cs="Calibri"/>
        </w:rPr>
        <w:t>.</w:t>
      </w:r>
    </w:p>
    <w:p w14:paraId="02D70EC9" w14:textId="77777777" w:rsidR="002206A9" w:rsidRPr="00B16DB9" w:rsidRDefault="002206A9" w:rsidP="002206A9">
      <w:pPr>
        <w:rPr>
          <w:rFonts w:ascii="Calibri" w:hAnsi="Calibri" w:cs="Calibri"/>
        </w:rPr>
      </w:pPr>
      <w:r w:rsidRPr="00B16DB9">
        <w:rPr>
          <w:rFonts w:ascii="Calibri" w:hAnsi="Calibri" w:cs="Calibri"/>
        </w:rPr>
        <w:t xml:space="preserve">During this same period, Switzerland experienced markedly different dynamics. While also exposed to global financial volatility, its NFA position continued to rise in the long term, supported by sustained current account surpluses and strong financial integration. Yet, sharp fluctuations occurred around major crises, including the 2008 global financial crisis, the 2011 eurozone crisis, and the 2020 COVID-19 shock. These episodes raise critical questions about the stability and composition of Switzerland’s external wealth: to </w:t>
      </w:r>
      <w:commentRangeStart w:id="4"/>
      <w:r w:rsidRPr="00B16DB9">
        <w:rPr>
          <w:rFonts w:ascii="Calibri" w:hAnsi="Calibri" w:cs="Calibri"/>
        </w:rPr>
        <w:t>what extent is it driven by trade flows versus valuation effects? And how resilient is it to global financial shocks?</w:t>
      </w:r>
      <w:commentRangeEnd w:id="4"/>
      <w:r w:rsidR="00330B9C">
        <w:rPr>
          <w:rStyle w:val="CommentReference"/>
        </w:rPr>
        <w:commentReference w:id="4"/>
      </w:r>
    </w:p>
    <w:p w14:paraId="0F5ED94A" w14:textId="77777777" w:rsidR="002206A9" w:rsidRPr="00B16DB9" w:rsidRDefault="002206A9" w:rsidP="002206A9">
      <w:pPr>
        <w:rPr>
          <w:rFonts w:ascii="Calibri" w:hAnsi="Calibri" w:cs="Calibri"/>
        </w:rPr>
      </w:pPr>
    </w:p>
    <w:p w14:paraId="44C29C10" w14:textId="77777777" w:rsidR="002206A9" w:rsidRPr="00B16DB9" w:rsidRDefault="002206A9" w:rsidP="002206A9">
      <w:pPr>
        <w:rPr>
          <w:rFonts w:ascii="Calibri" w:hAnsi="Calibri" w:cs="Calibri"/>
        </w:rPr>
      </w:pPr>
      <w:r w:rsidRPr="00B16DB9">
        <w:rPr>
          <w:rFonts w:ascii="Calibri" w:hAnsi="Calibri" w:cs="Calibri"/>
        </w:rPr>
        <w:t>This study investigates the evolution of Switzerland’s NFA position over the past two decades. Specifically, we ask:</w:t>
      </w:r>
    </w:p>
    <w:p w14:paraId="78E9FAC9" w14:textId="77777777" w:rsidR="002206A9" w:rsidRPr="00B16DB9" w:rsidRDefault="002206A9" w:rsidP="002206A9">
      <w:pPr>
        <w:rPr>
          <w:rFonts w:ascii="Calibri" w:hAnsi="Calibri" w:cs="Calibri"/>
        </w:rPr>
      </w:pPr>
    </w:p>
    <w:p w14:paraId="4346DD37" w14:textId="77777777" w:rsidR="002206A9" w:rsidRPr="00B16DB9" w:rsidRDefault="002206A9">
      <w:pPr>
        <w:pStyle w:val="ListParagraph"/>
        <w:numPr>
          <w:ilvl w:val="0"/>
          <w:numId w:val="8"/>
        </w:numPr>
        <w:rPr>
          <w:rFonts w:ascii="Calibri" w:hAnsi="Calibri" w:cs="Calibri"/>
        </w:rPr>
      </w:pPr>
      <w:r w:rsidRPr="00B16DB9">
        <w:rPr>
          <w:rFonts w:ascii="Calibri" w:hAnsi="Calibri" w:cs="Calibri"/>
        </w:rPr>
        <w:t xml:space="preserve">How has Switzerland’s NFA changed </w:t>
      </w:r>
      <w:r>
        <w:rPr>
          <w:rFonts w:ascii="Calibri" w:hAnsi="Calibri" w:cs="Calibri"/>
        </w:rPr>
        <w:t>over the last decades</w:t>
      </w:r>
      <w:r w:rsidRPr="00B16DB9">
        <w:rPr>
          <w:rFonts w:ascii="Calibri" w:hAnsi="Calibri" w:cs="Calibri"/>
        </w:rPr>
        <w:t>?</w:t>
      </w:r>
    </w:p>
    <w:p w14:paraId="10A16BE9" w14:textId="77777777" w:rsidR="002206A9" w:rsidRPr="00B16DB9" w:rsidRDefault="002206A9">
      <w:pPr>
        <w:pStyle w:val="ListParagraph"/>
        <w:numPr>
          <w:ilvl w:val="0"/>
          <w:numId w:val="8"/>
        </w:numPr>
        <w:rPr>
          <w:rFonts w:ascii="Calibri" w:hAnsi="Calibri" w:cs="Calibri"/>
        </w:rPr>
      </w:pPr>
      <w:r w:rsidRPr="00B16DB9">
        <w:rPr>
          <w:rFonts w:ascii="Calibri" w:hAnsi="Calibri" w:cs="Calibri"/>
        </w:rPr>
        <w:t xml:space="preserve">What are the underlying drivers of these changes—current account surpluses, capital </w:t>
      </w:r>
      <w:proofErr w:type="gramStart"/>
      <w:r w:rsidRPr="00B16DB9">
        <w:rPr>
          <w:rFonts w:ascii="Calibri" w:hAnsi="Calibri" w:cs="Calibri"/>
        </w:rPr>
        <w:t xml:space="preserve">flows, </w:t>
      </w:r>
      <w:r>
        <w:rPr>
          <w:rFonts w:ascii="Calibri" w:hAnsi="Calibri" w:cs="Calibri"/>
        </w:rPr>
        <w:t xml:space="preserve"> or</w:t>
      </w:r>
      <w:proofErr w:type="gramEnd"/>
      <w:r>
        <w:rPr>
          <w:rFonts w:ascii="Calibri" w:hAnsi="Calibri" w:cs="Calibri"/>
        </w:rPr>
        <w:t xml:space="preserve"> </w:t>
      </w:r>
      <w:r w:rsidRPr="00B16DB9">
        <w:rPr>
          <w:rFonts w:ascii="Calibri" w:hAnsi="Calibri" w:cs="Calibri"/>
        </w:rPr>
        <w:t>valuation effects?</w:t>
      </w:r>
    </w:p>
    <w:p w14:paraId="1BB596D3" w14:textId="77777777" w:rsidR="002206A9" w:rsidRPr="00B16DB9" w:rsidRDefault="002206A9" w:rsidP="002206A9">
      <w:pPr>
        <w:rPr>
          <w:rFonts w:ascii="Calibri" w:hAnsi="Calibri" w:cs="Calibri"/>
        </w:rPr>
      </w:pPr>
    </w:p>
    <w:p w14:paraId="2067D394" w14:textId="77777777" w:rsidR="002206A9" w:rsidRPr="00B16DB9" w:rsidRDefault="002206A9" w:rsidP="002206A9">
      <w:pPr>
        <w:rPr>
          <w:rFonts w:ascii="Calibri" w:hAnsi="Calibri" w:cs="Calibri"/>
        </w:rPr>
      </w:pPr>
      <w:r w:rsidRPr="00B16DB9">
        <w:rPr>
          <w:rFonts w:ascii="Calibri" w:hAnsi="Calibri" w:cs="Calibri"/>
        </w:rPr>
        <w:t>To answer these questions, we develop a comprehensive empirical framework combining structural decomposition, econometric testing, and time-series modeling. By situating Switzerland’s experience in the context of broader international trends, our findings offer insights into the sources of external wealth and the extent to which valuation effects help or hinder financial resilience.</w:t>
      </w:r>
    </w:p>
    <w:p w14:paraId="0F676693" w14:textId="77777777" w:rsidR="002206A9" w:rsidRPr="002206A9" w:rsidRDefault="002206A9" w:rsidP="00917BB0">
      <w:pPr>
        <w:pStyle w:val="NormalWeb"/>
        <w:spacing w:before="0" w:beforeAutospacing="0" w:after="160" w:afterAutospacing="0"/>
        <w:jc w:val="both"/>
        <w:rPr>
          <w:rFonts w:ascii="Calibri" w:hAnsi="Calibri" w:cs="Calibri"/>
        </w:rPr>
      </w:pPr>
    </w:p>
    <w:p w14:paraId="58A24AA5" w14:textId="77777777" w:rsidR="00A44B39" w:rsidRPr="00A44B39" w:rsidRDefault="00A44B39" w:rsidP="00A44B39">
      <w:pPr>
        <w:jc w:val="both"/>
      </w:pPr>
    </w:p>
    <w:p w14:paraId="5C67390F" w14:textId="1DC434D1" w:rsidR="00E3341F" w:rsidRPr="004547CE" w:rsidRDefault="009E028C" w:rsidP="00A44B39">
      <w:pPr>
        <w:pStyle w:val="Heading1"/>
        <w:spacing w:before="0" w:after="160"/>
        <w:jc w:val="both"/>
        <w:rPr>
          <w:rFonts w:ascii="Calibri" w:eastAsia="Times New Roman" w:hAnsi="Calibri" w:cs="Calibri"/>
          <w:color w:val="000000" w:themeColor="text1"/>
        </w:rPr>
      </w:pPr>
      <w:r w:rsidRPr="004547CE">
        <w:rPr>
          <w:rFonts w:ascii="Calibri" w:eastAsia="Times New Roman" w:hAnsi="Calibri" w:cs="Calibri"/>
          <w:color w:val="000000" w:themeColor="text1"/>
        </w:rPr>
        <w:t xml:space="preserve">3. </w:t>
      </w:r>
      <w:r w:rsidR="00E3341F" w:rsidRPr="004547CE">
        <w:rPr>
          <w:rFonts w:ascii="Calibri" w:eastAsia="Times New Roman" w:hAnsi="Calibri" w:cs="Calibri"/>
          <w:color w:val="000000" w:themeColor="text1"/>
        </w:rPr>
        <w:t>Methodology</w:t>
      </w:r>
    </w:p>
    <w:p w14:paraId="6C6737D5" w14:textId="764D617E" w:rsidR="002A6319" w:rsidRPr="004547CE" w:rsidRDefault="002A6319"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This study investigates the dynamics of Switzerland’s Net Foreign Assets (NFA) using a multi-method empirical strategy that integrates descriptive statistics, structural break analysis, stationarity diagnostics, and time-series econometric modeling. The goal is to uncover both the </w:t>
      </w:r>
      <w:r w:rsidRPr="004547CE">
        <w:rPr>
          <w:rFonts w:ascii="Calibri" w:hAnsi="Calibri" w:cs="Calibri"/>
          <w:color w:val="000000" w:themeColor="text1"/>
        </w:rPr>
        <w:lastRenderedPageBreak/>
        <w:t>long-term trends and the short-run determinants of Switzerland’s external wealth, with a particular focus on capital flows, and valuation effects.</w:t>
      </w:r>
    </w:p>
    <w:p w14:paraId="2D34C6C1" w14:textId="591A6E36" w:rsidR="00BE34DB" w:rsidRPr="004547CE" w:rsidRDefault="009E028C" w:rsidP="00A44B39">
      <w:pPr>
        <w:pStyle w:val="Heading3"/>
        <w:spacing w:before="0" w:after="160"/>
        <w:jc w:val="both"/>
        <w:rPr>
          <w:rFonts w:ascii="Calibri" w:hAnsi="Calibri" w:cs="Calibri"/>
          <w:color w:val="000000" w:themeColor="text1"/>
          <w:sz w:val="32"/>
          <w:szCs w:val="32"/>
        </w:rPr>
      </w:pPr>
      <w:commentRangeStart w:id="5"/>
      <w:r w:rsidRPr="004547CE">
        <w:rPr>
          <w:rFonts w:ascii="Calibri" w:hAnsi="Calibri" w:cs="Calibri"/>
          <w:color w:val="000000" w:themeColor="text1"/>
          <w:sz w:val="32"/>
          <w:szCs w:val="32"/>
        </w:rPr>
        <w:t xml:space="preserve">3.1 </w:t>
      </w:r>
      <w:r w:rsidR="00BE34DB" w:rsidRPr="004547CE">
        <w:rPr>
          <w:rFonts w:ascii="Calibri" w:hAnsi="Calibri" w:cs="Calibri"/>
          <w:color w:val="000000" w:themeColor="text1"/>
          <w:sz w:val="32"/>
          <w:szCs w:val="32"/>
        </w:rPr>
        <w:t>Data Source and Preprocessing</w:t>
      </w:r>
      <w:commentRangeEnd w:id="5"/>
      <w:r w:rsidR="00330B9C">
        <w:rPr>
          <w:rStyle w:val="CommentReference"/>
          <w:rFonts w:eastAsia="Times New Roman" w:cs="Times New Roman"/>
          <w:color w:val="auto"/>
        </w:rPr>
        <w:commentReference w:id="5"/>
      </w:r>
    </w:p>
    <w:p w14:paraId="5459B8F3" w14:textId="7F2A79DF" w:rsidR="00FC0E4A" w:rsidRPr="004547CE" w:rsidRDefault="00FC0E4A"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To ensure the quality and consistency of the data, several preprocessing steps were undertaken. </w:t>
      </w:r>
      <w:commentRangeStart w:id="6"/>
      <w:r w:rsidRPr="004547CE">
        <w:rPr>
          <w:rFonts w:ascii="Calibri" w:hAnsi="Calibri" w:cs="Calibri"/>
          <w:color w:val="000000" w:themeColor="text1"/>
        </w:rPr>
        <w:t xml:space="preserve">The original dataset contained multi-level column headers, which were standardized. The date column was cleaned, and the data was ordered chronologically to support time-series analysis. Missing values were checked and confirmed to be absent. </w:t>
      </w:r>
      <w:commentRangeEnd w:id="6"/>
      <w:r w:rsidR="00330B9C">
        <w:rPr>
          <w:rStyle w:val="CommentReference"/>
        </w:rPr>
        <w:commentReference w:id="6"/>
      </w:r>
      <w:r w:rsidRPr="004547CE">
        <w:rPr>
          <w:rFonts w:ascii="Calibri" w:hAnsi="Calibri" w:cs="Calibri"/>
          <w:color w:val="000000" w:themeColor="text1"/>
        </w:rPr>
        <w:t xml:space="preserve">Since </w:t>
      </w:r>
      <w:r w:rsidR="00415056" w:rsidRPr="004547CE">
        <w:rPr>
          <w:rFonts w:ascii="Calibri" w:hAnsi="Calibri" w:cs="Calibri"/>
          <w:color w:val="000000" w:themeColor="text1"/>
        </w:rPr>
        <w:t xml:space="preserve">some of </w:t>
      </w:r>
      <w:r w:rsidRPr="004547CE">
        <w:rPr>
          <w:rFonts w:ascii="Calibri" w:hAnsi="Calibri" w:cs="Calibri"/>
          <w:color w:val="000000" w:themeColor="text1"/>
        </w:rPr>
        <w:t xml:space="preserve">the data was originally reported monthly, it was annualized using a twelve-month rolling aggregation to </w:t>
      </w:r>
      <w:commentRangeStart w:id="7"/>
      <w:r w:rsidRPr="004547CE">
        <w:rPr>
          <w:rFonts w:ascii="Calibri" w:hAnsi="Calibri" w:cs="Calibri"/>
          <w:color w:val="000000" w:themeColor="text1"/>
        </w:rPr>
        <w:t>align with the structure of yearly macroeconomic variables.</w:t>
      </w:r>
      <w:commentRangeEnd w:id="7"/>
      <w:r w:rsidR="00330B9C">
        <w:rPr>
          <w:rStyle w:val="CommentReference"/>
        </w:rPr>
        <w:commentReference w:id="7"/>
      </w:r>
    </w:p>
    <w:p w14:paraId="111926E9" w14:textId="07973206" w:rsidR="00FC0E4A" w:rsidRPr="004547CE" w:rsidRDefault="00FC0E4A" w:rsidP="00A44B39">
      <w:pPr>
        <w:spacing w:after="160"/>
        <w:jc w:val="both"/>
        <w:rPr>
          <w:rFonts w:ascii="Calibri" w:hAnsi="Calibri" w:cs="Calibri"/>
          <w:color w:val="000000" w:themeColor="text1"/>
        </w:rPr>
      </w:pPr>
      <w:r w:rsidRPr="004547CE">
        <w:rPr>
          <w:rFonts w:ascii="Calibri" w:hAnsi="Calibri" w:cs="Calibri"/>
          <w:color w:val="000000" w:themeColor="text1"/>
        </w:rPr>
        <w:t>The dataset includes</w:t>
      </w:r>
      <w:r w:rsidR="002A6319" w:rsidRPr="004547CE">
        <w:rPr>
          <w:rFonts w:ascii="Calibri" w:hAnsi="Calibri" w:cs="Calibri"/>
          <w:color w:val="000000" w:themeColor="text1"/>
        </w:rPr>
        <w:t>:</w:t>
      </w:r>
    </w:p>
    <w:p w14:paraId="7689CC3E" w14:textId="77777777" w:rsidR="002A6319" w:rsidRPr="004547CE" w:rsidRDefault="002A6319">
      <w:pPr>
        <w:pStyle w:val="ListParagraph"/>
        <w:numPr>
          <w:ilvl w:val="0"/>
          <w:numId w:val="5"/>
        </w:numPr>
        <w:spacing w:after="160"/>
        <w:jc w:val="both"/>
        <w:rPr>
          <w:rFonts w:ascii="Calibri" w:hAnsi="Calibri" w:cs="Calibri"/>
          <w:color w:val="000000" w:themeColor="text1"/>
        </w:rPr>
      </w:pPr>
      <w:r w:rsidRPr="004547CE">
        <w:rPr>
          <w:rFonts w:ascii="Calibri" w:hAnsi="Calibri" w:cs="Calibri"/>
          <w:color w:val="000000" w:themeColor="text1"/>
        </w:rPr>
        <w:t xml:space="preserve">Net Foreign Assets (NFA): </w:t>
      </w:r>
      <w:proofErr w:type="gramStart"/>
      <w:r w:rsidRPr="004547CE">
        <w:rPr>
          <w:rFonts w:ascii="Calibri" w:hAnsi="Calibri" w:cs="Calibri"/>
          <w:color w:val="000000" w:themeColor="text1"/>
        </w:rPr>
        <w:t>in</w:t>
      </w:r>
      <w:proofErr w:type="gramEnd"/>
      <w:r w:rsidRPr="004547CE">
        <w:rPr>
          <w:rFonts w:ascii="Calibri" w:hAnsi="Calibri" w:cs="Calibri"/>
          <w:color w:val="000000" w:themeColor="text1"/>
        </w:rPr>
        <w:t xml:space="preserve"> both </w:t>
      </w:r>
      <w:commentRangeStart w:id="8"/>
      <w:r w:rsidRPr="004547CE">
        <w:rPr>
          <w:rFonts w:ascii="Calibri" w:hAnsi="Calibri" w:cs="Calibri"/>
          <w:color w:val="000000" w:themeColor="text1"/>
        </w:rPr>
        <w:t xml:space="preserve">absolute levels </w:t>
      </w:r>
      <w:commentRangeEnd w:id="8"/>
      <w:r w:rsidR="00330B9C">
        <w:rPr>
          <w:rStyle w:val="CommentReference"/>
        </w:rPr>
        <w:commentReference w:id="8"/>
      </w:r>
      <w:r w:rsidRPr="004547CE">
        <w:rPr>
          <w:rFonts w:ascii="Calibri" w:hAnsi="Calibri" w:cs="Calibri"/>
          <w:color w:val="000000" w:themeColor="text1"/>
        </w:rPr>
        <w:t>and annual percentage changes.</w:t>
      </w:r>
    </w:p>
    <w:p w14:paraId="2233F1B4" w14:textId="77777777" w:rsidR="002A6319" w:rsidRPr="004547CE" w:rsidRDefault="002A6319">
      <w:pPr>
        <w:pStyle w:val="ListParagraph"/>
        <w:numPr>
          <w:ilvl w:val="0"/>
          <w:numId w:val="5"/>
        </w:numPr>
        <w:spacing w:after="160"/>
        <w:jc w:val="both"/>
        <w:rPr>
          <w:rFonts w:ascii="Calibri" w:hAnsi="Calibri" w:cs="Calibri"/>
          <w:color w:val="000000" w:themeColor="text1"/>
        </w:rPr>
      </w:pPr>
      <w:r w:rsidRPr="004547CE">
        <w:rPr>
          <w:rFonts w:ascii="Calibri" w:hAnsi="Calibri" w:cs="Calibri"/>
          <w:color w:val="000000" w:themeColor="text1"/>
        </w:rPr>
        <w:t>Capital flow components:</w:t>
      </w:r>
    </w:p>
    <w:p w14:paraId="2B4C2BE0" w14:textId="77777777" w:rsidR="002A6319" w:rsidRPr="004547CE" w:rsidRDefault="002A6319">
      <w:pPr>
        <w:pStyle w:val="ListParagraph"/>
        <w:numPr>
          <w:ilvl w:val="1"/>
          <w:numId w:val="5"/>
        </w:numPr>
        <w:spacing w:after="160"/>
        <w:jc w:val="both"/>
        <w:rPr>
          <w:rFonts w:ascii="Calibri" w:hAnsi="Calibri" w:cs="Calibri"/>
          <w:color w:val="000000" w:themeColor="text1"/>
        </w:rPr>
      </w:pPr>
      <w:r w:rsidRPr="004547CE">
        <w:rPr>
          <w:rFonts w:ascii="Calibri" w:hAnsi="Calibri" w:cs="Calibri"/>
          <w:color w:val="000000" w:themeColor="text1"/>
        </w:rPr>
        <w:t>Current Account (CA)</w:t>
      </w:r>
    </w:p>
    <w:p w14:paraId="0F83A1F0" w14:textId="77777777" w:rsidR="002A6319" w:rsidRPr="004547CE" w:rsidRDefault="002A6319">
      <w:pPr>
        <w:pStyle w:val="ListParagraph"/>
        <w:numPr>
          <w:ilvl w:val="1"/>
          <w:numId w:val="5"/>
        </w:numPr>
        <w:spacing w:after="160"/>
        <w:jc w:val="both"/>
        <w:rPr>
          <w:rFonts w:ascii="Calibri" w:hAnsi="Calibri" w:cs="Calibri"/>
          <w:color w:val="000000" w:themeColor="text1"/>
        </w:rPr>
      </w:pPr>
      <w:r w:rsidRPr="004547CE">
        <w:rPr>
          <w:rFonts w:ascii="Calibri" w:hAnsi="Calibri" w:cs="Calibri"/>
          <w:color w:val="000000" w:themeColor="text1"/>
        </w:rPr>
        <w:t>Foreign Direct Investment (FDI)</w:t>
      </w:r>
    </w:p>
    <w:p w14:paraId="1D05B52C" w14:textId="77777777" w:rsidR="002A6319" w:rsidRPr="004547CE" w:rsidRDefault="002A6319">
      <w:pPr>
        <w:pStyle w:val="ListParagraph"/>
        <w:numPr>
          <w:ilvl w:val="1"/>
          <w:numId w:val="5"/>
        </w:numPr>
        <w:spacing w:after="160"/>
        <w:jc w:val="both"/>
        <w:rPr>
          <w:rFonts w:ascii="Calibri" w:hAnsi="Calibri" w:cs="Calibri"/>
          <w:color w:val="000000" w:themeColor="text1"/>
        </w:rPr>
      </w:pPr>
      <w:r w:rsidRPr="004547CE">
        <w:rPr>
          <w:rFonts w:ascii="Calibri" w:hAnsi="Calibri" w:cs="Calibri"/>
          <w:color w:val="000000" w:themeColor="text1"/>
        </w:rPr>
        <w:t>Financial Account (FA), including subcategories:</w:t>
      </w:r>
    </w:p>
    <w:p w14:paraId="2D7376AB" w14:textId="77777777" w:rsidR="002A6319" w:rsidRPr="004547CE" w:rsidRDefault="002A6319">
      <w:pPr>
        <w:pStyle w:val="ListParagraph"/>
        <w:numPr>
          <w:ilvl w:val="2"/>
          <w:numId w:val="5"/>
        </w:numPr>
        <w:spacing w:after="160"/>
        <w:jc w:val="both"/>
        <w:rPr>
          <w:rFonts w:ascii="Calibri" w:hAnsi="Calibri" w:cs="Calibri"/>
          <w:color w:val="000000" w:themeColor="text1"/>
        </w:rPr>
      </w:pPr>
      <w:r w:rsidRPr="004547CE">
        <w:rPr>
          <w:rFonts w:ascii="Calibri" w:hAnsi="Calibri" w:cs="Calibri"/>
          <w:color w:val="000000" w:themeColor="text1"/>
        </w:rPr>
        <w:t>Direct Investment</w:t>
      </w:r>
    </w:p>
    <w:p w14:paraId="41DA57F1" w14:textId="77777777" w:rsidR="002A6319" w:rsidRPr="004547CE" w:rsidRDefault="002A6319">
      <w:pPr>
        <w:pStyle w:val="ListParagraph"/>
        <w:numPr>
          <w:ilvl w:val="2"/>
          <w:numId w:val="5"/>
        </w:numPr>
        <w:spacing w:after="160"/>
        <w:jc w:val="both"/>
        <w:rPr>
          <w:rFonts w:ascii="Calibri" w:hAnsi="Calibri" w:cs="Calibri"/>
          <w:color w:val="000000" w:themeColor="text1"/>
        </w:rPr>
      </w:pPr>
      <w:r w:rsidRPr="004547CE">
        <w:rPr>
          <w:rFonts w:ascii="Calibri" w:hAnsi="Calibri" w:cs="Calibri"/>
          <w:color w:val="000000" w:themeColor="text1"/>
        </w:rPr>
        <w:t>Portfolio Investment</w:t>
      </w:r>
    </w:p>
    <w:p w14:paraId="074E842C" w14:textId="77777777" w:rsidR="002A6319" w:rsidRPr="004547CE" w:rsidRDefault="002A6319">
      <w:pPr>
        <w:pStyle w:val="ListParagraph"/>
        <w:numPr>
          <w:ilvl w:val="2"/>
          <w:numId w:val="5"/>
        </w:numPr>
        <w:spacing w:after="160"/>
        <w:jc w:val="both"/>
        <w:rPr>
          <w:rFonts w:ascii="Calibri" w:hAnsi="Calibri" w:cs="Calibri"/>
          <w:color w:val="000000" w:themeColor="text1"/>
        </w:rPr>
      </w:pPr>
      <w:r w:rsidRPr="004547CE">
        <w:rPr>
          <w:rFonts w:ascii="Calibri" w:hAnsi="Calibri" w:cs="Calibri"/>
          <w:color w:val="000000" w:themeColor="text1"/>
        </w:rPr>
        <w:t>Other Investment</w:t>
      </w:r>
    </w:p>
    <w:p w14:paraId="6FA5D1BC" w14:textId="646D2855" w:rsidR="002A6319" w:rsidRPr="004547CE" w:rsidRDefault="002A6319">
      <w:pPr>
        <w:pStyle w:val="ListParagraph"/>
        <w:numPr>
          <w:ilvl w:val="2"/>
          <w:numId w:val="5"/>
        </w:numPr>
        <w:spacing w:after="160"/>
        <w:jc w:val="both"/>
        <w:rPr>
          <w:rFonts w:ascii="Calibri" w:hAnsi="Calibri" w:cs="Calibri"/>
          <w:color w:val="000000" w:themeColor="text1"/>
        </w:rPr>
      </w:pPr>
      <w:r w:rsidRPr="004547CE">
        <w:rPr>
          <w:rFonts w:ascii="Calibri" w:hAnsi="Calibri" w:cs="Calibri"/>
          <w:color w:val="000000" w:themeColor="text1"/>
        </w:rPr>
        <w:t>Reserve Assets</w:t>
      </w:r>
    </w:p>
    <w:p w14:paraId="00D72095" w14:textId="77777777" w:rsidR="002A6319" w:rsidRPr="004547CE" w:rsidRDefault="002A6319">
      <w:pPr>
        <w:pStyle w:val="ListParagraph"/>
        <w:numPr>
          <w:ilvl w:val="0"/>
          <w:numId w:val="5"/>
        </w:numPr>
        <w:spacing w:after="160"/>
        <w:jc w:val="both"/>
        <w:rPr>
          <w:rFonts w:ascii="Calibri" w:hAnsi="Calibri" w:cs="Calibri"/>
          <w:color w:val="000000" w:themeColor="text1"/>
        </w:rPr>
      </w:pPr>
      <w:r w:rsidRPr="004547CE">
        <w:rPr>
          <w:rFonts w:ascii="Calibri" w:hAnsi="Calibri" w:cs="Calibri"/>
          <w:color w:val="000000" w:themeColor="text1"/>
        </w:rPr>
        <w:t>Valuation-related indicators:</w:t>
      </w:r>
    </w:p>
    <w:p w14:paraId="3C3214E2" w14:textId="77777777" w:rsidR="002A6319" w:rsidRPr="004547CE" w:rsidRDefault="002A6319">
      <w:pPr>
        <w:pStyle w:val="ListParagraph"/>
        <w:numPr>
          <w:ilvl w:val="1"/>
          <w:numId w:val="5"/>
        </w:numPr>
        <w:spacing w:after="160"/>
        <w:jc w:val="both"/>
        <w:rPr>
          <w:rFonts w:ascii="Calibri" w:hAnsi="Calibri" w:cs="Calibri"/>
          <w:color w:val="000000" w:themeColor="text1"/>
        </w:rPr>
      </w:pPr>
      <w:r w:rsidRPr="004547CE">
        <w:rPr>
          <w:rFonts w:ascii="Calibri" w:hAnsi="Calibri" w:cs="Calibri"/>
          <w:color w:val="000000" w:themeColor="text1"/>
        </w:rPr>
        <w:t>Excess Returns on external asset positions</w:t>
      </w:r>
    </w:p>
    <w:p w14:paraId="47F41214" w14:textId="77777777" w:rsidR="002A6319" w:rsidRPr="004547CE" w:rsidRDefault="002A6319">
      <w:pPr>
        <w:pStyle w:val="ListParagraph"/>
        <w:numPr>
          <w:ilvl w:val="1"/>
          <w:numId w:val="5"/>
        </w:numPr>
        <w:spacing w:after="160"/>
        <w:jc w:val="both"/>
        <w:rPr>
          <w:rFonts w:ascii="Calibri" w:hAnsi="Calibri" w:cs="Calibri"/>
          <w:color w:val="000000" w:themeColor="text1"/>
        </w:rPr>
      </w:pPr>
      <w:r w:rsidRPr="004547CE">
        <w:rPr>
          <w:rFonts w:ascii="Calibri" w:hAnsi="Calibri" w:cs="Calibri"/>
          <w:color w:val="000000" w:themeColor="text1"/>
        </w:rPr>
        <w:t>Exchange Rates: EUR/CHF, USD/CHF, JPY/CHF, GBP/CHF, CNY/CHF, and SDR</w:t>
      </w:r>
    </w:p>
    <w:p w14:paraId="4DAC2A6F" w14:textId="77777777" w:rsidR="002A6319" w:rsidRPr="004547CE" w:rsidRDefault="002A6319">
      <w:pPr>
        <w:pStyle w:val="ListParagraph"/>
        <w:numPr>
          <w:ilvl w:val="1"/>
          <w:numId w:val="5"/>
        </w:numPr>
        <w:spacing w:after="160"/>
        <w:jc w:val="both"/>
        <w:rPr>
          <w:rFonts w:ascii="Calibri" w:hAnsi="Calibri" w:cs="Calibri"/>
          <w:color w:val="000000" w:themeColor="text1"/>
        </w:rPr>
      </w:pPr>
      <w:r w:rsidRPr="004547CE">
        <w:rPr>
          <w:rFonts w:ascii="Calibri" w:hAnsi="Calibri" w:cs="Calibri"/>
          <w:color w:val="000000" w:themeColor="text1"/>
        </w:rPr>
        <w:t>Domestic Interest Rates: Swiss National Bank (SNB) policy rate</w:t>
      </w:r>
    </w:p>
    <w:p w14:paraId="02C022C9" w14:textId="77777777" w:rsidR="002A6319" w:rsidRPr="004547CE" w:rsidRDefault="002A6319">
      <w:pPr>
        <w:pStyle w:val="ListParagraph"/>
        <w:numPr>
          <w:ilvl w:val="1"/>
          <w:numId w:val="5"/>
        </w:numPr>
        <w:spacing w:after="160"/>
        <w:jc w:val="both"/>
        <w:rPr>
          <w:rFonts w:ascii="Calibri" w:hAnsi="Calibri" w:cs="Calibri"/>
          <w:color w:val="000000" w:themeColor="text1"/>
        </w:rPr>
      </w:pPr>
      <w:r w:rsidRPr="004547CE">
        <w:rPr>
          <w:rFonts w:ascii="Calibri" w:hAnsi="Calibri" w:cs="Calibri"/>
          <w:color w:val="000000" w:themeColor="text1"/>
        </w:rPr>
        <w:t>Equity Indices: US Dow Jones and Japan’s Nikkei 225</w:t>
      </w:r>
    </w:p>
    <w:p w14:paraId="3472D9F3" w14:textId="22A5AAEB" w:rsidR="002A6319" w:rsidRPr="004547CE" w:rsidRDefault="002A6319">
      <w:pPr>
        <w:pStyle w:val="ListParagraph"/>
        <w:numPr>
          <w:ilvl w:val="1"/>
          <w:numId w:val="5"/>
        </w:numPr>
        <w:spacing w:after="160"/>
        <w:jc w:val="both"/>
        <w:rPr>
          <w:rFonts w:ascii="Calibri" w:hAnsi="Calibri" w:cs="Calibri"/>
          <w:color w:val="000000" w:themeColor="text1"/>
        </w:rPr>
      </w:pPr>
      <w:r w:rsidRPr="004547CE">
        <w:rPr>
          <w:rFonts w:ascii="Calibri" w:hAnsi="Calibri" w:cs="Calibri"/>
          <w:color w:val="000000" w:themeColor="text1"/>
        </w:rPr>
        <w:t>Gold Reserves held by the SNB</w:t>
      </w:r>
    </w:p>
    <w:p w14:paraId="71672CAE" w14:textId="0A2A3A27" w:rsidR="002A6319" w:rsidRPr="004547CE" w:rsidRDefault="002A6319" w:rsidP="00A44B39">
      <w:pPr>
        <w:spacing w:after="160"/>
        <w:jc w:val="both"/>
        <w:rPr>
          <w:rFonts w:ascii="Calibri" w:hAnsi="Calibri" w:cs="Calibri"/>
          <w:color w:val="000000" w:themeColor="text1"/>
        </w:rPr>
      </w:pPr>
      <w:commentRangeStart w:id="9"/>
      <w:r w:rsidRPr="004547CE">
        <w:rPr>
          <w:rFonts w:ascii="Calibri" w:hAnsi="Calibri" w:cs="Calibri"/>
          <w:color w:val="000000" w:themeColor="text1"/>
        </w:rPr>
        <w:t>While gold reserves are formally classified as part of official reserves rather than valuation effects, this study includes them in the valuation analysis.</w:t>
      </w:r>
      <w:commentRangeEnd w:id="9"/>
      <w:r w:rsidR="00B8384E">
        <w:rPr>
          <w:rStyle w:val="CommentReference"/>
        </w:rPr>
        <w:commentReference w:id="9"/>
      </w:r>
      <w:r w:rsidRPr="004547CE">
        <w:rPr>
          <w:rFonts w:ascii="Calibri" w:hAnsi="Calibri" w:cs="Calibri"/>
          <w:color w:val="000000" w:themeColor="text1"/>
        </w:rPr>
        <w:t xml:space="preserve"> This is motivated by the fact that their market value fluctuates and they serve as a strategic safe-haven asset during financial uncertainty, potentially influencing the valuation of Switzerland’s net foreign position.</w:t>
      </w:r>
    </w:p>
    <w:p w14:paraId="19E489A1" w14:textId="1123D3DB" w:rsidR="006E6A07" w:rsidRPr="004547CE" w:rsidRDefault="009E028C" w:rsidP="00A44B39">
      <w:pPr>
        <w:pStyle w:val="Heading3"/>
        <w:spacing w:before="0" w:after="160"/>
        <w:jc w:val="both"/>
        <w:rPr>
          <w:rFonts w:ascii="Calibri" w:hAnsi="Calibri" w:cs="Calibri"/>
          <w:color w:val="000000" w:themeColor="text1"/>
          <w:sz w:val="32"/>
          <w:szCs w:val="32"/>
        </w:rPr>
      </w:pPr>
      <w:r w:rsidRPr="004547CE">
        <w:rPr>
          <w:rFonts w:ascii="Calibri" w:hAnsi="Calibri" w:cs="Calibri"/>
          <w:color w:val="000000" w:themeColor="text1"/>
          <w:sz w:val="32"/>
          <w:szCs w:val="32"/>
        </w:rPr>
        <w:t xml:space="preserve">3.2 </w:t>
      </w:r>
      <w:r w:rsidR="00BE34DB" w:rsidRPr="004547CE">
        <w:rPr>
          <w:rFonts w:ascii="Calibri" w:hAnsi="Calibri" w:cs="Calibri"/>
          <w:color w:val="000000" w:themeColor="text1"/>
          <w:sz w:val="32"/>
          <w:szCs w:val="32"/>
        </w:rPr>
        <w:t>Analytical Approach</w:t>
      </w:r>
      <w:r w:rsidR="00FC0E4A" w:rsidRPr="004547CE">
        <w:rPr>
          <w:rFonts w:ascii="Calibri" w:hAnsi="Calibri" w:cs="Calibri"/>
          <w:color w:val="000000" w:themeColor="text1"/>
          <w:sz w:val="32"/>
          <w:szCs w:val="32"/>
        </w:rPr>
        <w:t xml:space="preserve"> </w:t>
      </w:r>
    </w:p>
    <w:p w14:paraId="02B7B103" w14:textId="66702D08" w:rsidR="004E7F85" w:rsidRPr="004547CE" w:rsidRDefault="009E028C" w:rsidP="00A44B39">
      <w:pPr>
        <w:pStyle w:val="Heading4"/>
        <w:spacing w:before="0" w:after="160"/>
        <w:jc w:val="both"/>
        <w:rPr>
          <w:rFonts w:ascii="Calibri" w:hAnsi="Calibri" w:cs="Calibri"/>
          <w:i w:val="0"/>
          <w:iCs w:val="0"/>
          <w:color w:val="000000" w:themeColor="text1"/>
          <w:sz w:val="28"/>
          <w:szCs w:val="28"/>
        </w:rPr>
      </w:pPr>
      <w:r w:rsidRPr="004547CE">
        <w:rPr>
          <w:rFonts w:ascii="Calibri" w:hAnsi="Calibri" w:cs="Calibri"/>
          <w:i w:val="0"/>
          <w:iCs w:val="0"/>
          <w:color w:val="000000" w:themeColor="text1"/>
          <w:sz w:val="28"/>
          <w:szCs w:val="28"/>
        </w:rPr>
        <w:t xml:space="preserve">3.2.1 </w:t>
      </w:r>
      <w:r w:rsidR="004E7F85" w:rsidRPr="004547CE">
        <w:rPr>
          <w:rFonts w:ascii="Calibri" w:hAnsi="Calibri" w:cs="Calibri"/>
          <w:i w:val="0"/>
          <w:iCs w:val="0"/>
          <w:color w:val="000000" w:themeColor="text1"/>
          <w:sz w:val="28"/>
          <w:szCs w:val="28"/>
        </w:rPr>
        <w:t>Descriptive and Structural Analysis</w:t>
      </w:r>
    </w:p>
    <w:p w14:paraId="1A81AAB5" w14:textId="77777777" w:rsidR="002A6319" w:rsidRPr="004547CE" w:rsidRDefault="002A6319"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The analysis begins with visual inspection and descriptive statistics to establish long-term NFA trends and volatility patterns. </w:t>
      </w:r>
      <w:commentRangeStart w:id="10"/>
      <w:r w:rsidRPr="004547CE">
        <w:rPr>
          <w:rFonts w:ascii="Calibri" w:hAnsi="Calibri" w:cs="Calibri"/>
          <w:color w:val="000000" w:themeColor="text1"/>
        </w:rPr>
        <w:t>Structural changes in the trajectory of NFA</w:t>
      </w:r>
      <w:commentRangeEnd w:id="10"/>
      <w:r w:rsidR="00C5351A">
        <w:rPr>
          <w:rStyle w:val="CommentReference"/>
        </w:rPr>
        <w:commentReference w:id="10"/>
      </w:r>
      <w:r w:rsidRPr="004547CE">
        <w:rPr>
          <w:rFonts w:ascii="Calibri" w:hAnsi="Calibri" w:cs="Calibri"/>
          <w:color w:val="000000" w:themeColor="text1"/>
        </w:rPr>
        <w:t xml:space="preserve"> were tested formally using the Chow test, with breakpoints centered around three critical episodes: the 2008 global financial crisis, the 2011 Eurozone crisis, and the 2020 COVID-19 pandemic. The fit of pre- and post-break linear models was assessed through Residual Sum of Squares (RSS) comparisons.</w:t>
      </w:r>
    </w:p>
    <w:p w14:paraId="357F7CE4" w14:textId="428B5AF2" w:rsidR="004E7F85" w:rsidRPr="004547CE" w:rsidRDefault="009E028C" w:rsidP="00A44B39">
      <w:pPr>
        <w:pStyle w:val="Heading4"/>
        <w:spacing w:before="0" w:after="160"/>
        <w:jc w:val="both"/>
        <w:rPr>
          <w:rFonts w:ascii="Calibri" w:hAnsi="Calibri" w:cs="Calibri"/>
          <w:i w:val="0"/>
          <w:iCs w:val="0"/>
          <w:color w:val="000000" w:themeColor="text1"/>
          <w:sz w:val="28"/>
          <w:szCs w:val="28"/>
        </w:rPr>
      </w:pPr>
      <w:r w:rsidRPr="004547CE">
        <w:rPr>
          <w:rFonts w:ascii="Calibri" w:hAnsi="Calibri" w:cs="Calibri"/>
          <w:i w:val="0"/>
          <w:iCs w:val="0"/>
          <w:color w:val="000000" w:themeColor="text1"/>
          <w:sz w:val="28"/>
          <w:szCs w:val="28"/>
        </w:rPr>
        <w:lastRenderedPageBreak/>
        <w:t xml:space="preserve">3.2.2 </w:t>
      </w:r>
      <w:r w:rsidR="004E7F85" w:rsidRPr="004547CE">
        <w:rPr>
          <w:rFonts w:ascii="Calibri" w:hAnsi="Calibri" w:cs="Calibri"/>
          <w:i w:val="0"/>
          <w:iCs w:val="0"/>
          <w:color w:val="000000" w:themeColor="text1"/>
          <w:sz w:val="28"/>
          <w:szCs w:val="28"/>
        </w:rPr>
        <w:t>Stationarity and Granger Causality</w:t>
      </w:r>
    </w:p>
    <w:p w14:paraId="76E70DE4" w14:textId="4A0FA787" w:rsidR="004E7F85" w:rsidRPr="004547CE" w:rsidRDefault="002A6319"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Given the time-series nature of the data, all variables were subjected to Augmented Dickey-Fuller (ADF) tests to </w:t>
      </w:r>
      <w:commentRangeStart w:id="11"/>
      <w:r w:rsidRPr="004547CE">
        <w:rPr>
          <w:rFonts w:ascii="Calibri" w:hAnsi="Calibri" w:cs="Calibri"/>
          <w:color w:val="000000" w:themeColor="text1"/>
        </w:rPr>
        <w:t>assess stationarity</w:t>
      </w:r>
      <w:commentRangeEnd w:id="11"/>
      <w:r w:rsidR="00B75FA8">
        <w:rPr>
          <w:rStyle w:val="CommentReference"/>
        </w:rPr>
        <w:commentReference w:id="11"/>
      </w:r>
      <w:r w:rsidRPr="004547CE">
        <w:rPr>
          <w:rFonts w:ascii="Calibri" w:hAnsi="Calibri" w:cs="Calibri"/>
          <w:color w:val="000000" w:themeColor="text1"/>
        </w:rPr>
        <w:t xml:space="preserve">. Series identified as non-stationary were transformed using first differencing, ensuring the validity of inference in dynamic modeling. This transformation enables interpretation in terms of short-run changes rather than long-term levels, which is particularly relevant when analyzing annual macroeconomic fluctuations. </w:t>
      </w:r>
      <w:r w:rsidR="004E7F85" w:rsidRPr="004547CE">
        <w:rPr>
          <w:rFonts w:ascii="Calibri" w:hAnsi="Calibri" w:cs="Calibri"/>
          <w:color w:val="000000" w:themeColor="text1"/>
        </w:rPr>
        <w:t xml:space="preserve">ADF test results for capital flows and valuation effects are reported in </w:t>
      </w:r>
      <w:r w:rsidR="00FD2B93" w:rsidRPr="004547CE">
        <w:rPr>
          <w:rStyle w:val="Strong"/>
          <w:rFonts w:ascii="Calibri" w:eastAsiaTheme="majorEastAsia" w:hAnsi="Calibri" w:cs="Calibri"/>
          <w:color w:val="000000" w:themeColor="text1"/>
        </w:rPr>
        <w:fldChar w:fldCharType="begin"/>
      </w:r>
      <w:r w:rsidR="00FD2B93" w:rsidRPr="004547CE">
        <w:rPr>
          <w:rFonts w:ascii="Calibri" w:hAnsi="Calibri" w:cs="Calibri"/>
          <w:color w:val="000000" w:themeColor="text1"/>
        </w:rPr>
        <w:instrText xml:space="preserve"> REF _Ref195727592 \h </w:instrText>
      </w:r>
      <w:r w:rsidR="00415056" w:rsidRPr="004547CE">
        <w:rPr>
          <w:rStyle w:val="Strong"/>
          <w:rFonts w:ascii="Calibri" w:eastAsiaTheme="majorEastAsia" w:hAnsi="Calibri" w:cs="Calibri"/>
          <w:color w:val="000000" w:themeColor="text1"/>
        </w:rPr>
        <w:instrText xml:space="preserve"> \* MERGEFORMAT </w:instrText>
      </w:r>
      <w:r w:rsidR="00FD2B93" w:rsidRPr="004547CE">
        <w:rPr>
          <w:rStyle w:val="Strong"/>
          <w:rFonts w:ascii="Calibri" w:eastAsiaTheme="majorEastAsia" w:hAnsi="Calibri" w:cs="Calibri"/>
          <w:color w:val="000000" w:themeColor="text1"/>
        </w:rPr>
      </w:r>
      <w:r w:rsidR="00FD2B93" w:rsidRPr="004547CE">
        <w:rPr>
          <w:rStyle w:val="Strong"/>
          <w:rFonts w:ascii="Calibri" w:eastAsiaTheme="majorEastAsia"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1</w:t>
      </w:r>
      <w:r w:rsidR="00FD2B93" w:rsidRPr="004547CE">
        <w:rPr>
          <w:rStyle w:val="Strong"/>
          <w:rFonts w:ascii="Calibri" w:eastAsiaTheme="majorEastAsia" w:hAnsi="Calibri" w:cs="Calibri"/>
          <w:color w:val="000000" w:themeColor="text1"/>
        </w:rPr>
        <w:fldChar w:fldCharType="end"/>
      </w:r>
      <w:r w:rsidR="00FD2B93" w:rsidRPr="004547CE">
        <w:rPr>
          <w:rStyle w:val="Strong"/>
          <w:rFonts w:ascii="Calibri" w:eastAsiaTheme="majorEastAsia" w:hAnsi="Calibri" w:cs="Calibri"/>
          <w:color w:val="000000" w:themeColor="text1"/>
        </w:rPr>
        <w:t xml:space="preserve"> </w:t>
      </w:r>
      <w:r w:rsidR="004E7F85" w:rsidRPr="004547CE">
        <w:rPr>
          <w:rFonts w:ascii="Calibri" w:hAnsi="Calibri" w:cs="Calibri"/>
          <w:color w:val="000000" w:themeColor="text1"/>
        </w:rPr>
        <w:t>and</w:t>
      </w:r>
      <w:r w:rsidR="00FD2B93" w:rsidRPr="004547CE">
        <w:rPr>
          <w:rStyle w:val="Strong"/>
          <w:rFonts w:ascii="Calibri" w:eastAsiaTheme="majorEastAsia" w:hAnsi="Calibri" w:cs="Calibri"/>
          <w:color w:val="000000" w:themeColor="text1"/>
        </w:rPr>
        <w:t xml:space="preserve"> </w:t>
      </w:r>
      <w:r w:rsidR="00FD2B93" w:rsidRPr="004547CE">
        <w:rPr>
          <w:rStyle w:val="Strong"/>
          <w:rFonts w:ascii="Calibri" w:eastAsiaTheme="majorEastAsia" w:hAnsi="Calibri" w:cs="Calibri"/>
          <w:color w:val="000000" w:themeColor="text1"/>
        </w:rPr>
        <w:fldChar w:fldCharType="begin"/>
      </w:r>
      <w:r w:rsidR="00FD2B93" w:rsidRPr="004547CE">
        <w:rPr>
          <w:rStyle w:val="Strong"/>
          <w:rFonts w:ascii="Calibri" w:eastAsiaTheme="majorEastAsia" w:hAnsi="Calibri" w:cs="Calibri"/>
          <w:color w:val="000000" w:themeColor="text1"/>
        </w:rPr>
        <w:instrText xml:space="preserve"> REF _Ref195727609 \h </w:instrText>
      </w:r>
      <w:r w:rsidR="00415056" w:rsidRPr="004547CE">
        <w:rPr>
          <w:rStyle w:val="Strong"/>
          <w:rFonts w:ascii="Calibri" w:eastAsiaTheme="majorEastAsia" w:hAnsi="Calibri" w:cs="Calibri"/>
          <w:color w:val="000000" w:themeColor="text1"/>
        </w:rPr>
        <w:instrText xml:space="preserve"> \* MERGEFORMAT </w:instrText>
      </w:r>
      <w:r w:rsidR="00FD2B93" w:rsidRPr="004547CE">
        <w:rPr>
          <w:rStyle w:val="Strong"/>
          <w:rFonts w:ascii="Calibri" w:eastAsiaTheme="majorEastAsia" w:hAnsi="Calibri" w:cs="Calibri"/>
          <w:color w:val="000000" w:themeColor="text1"/>
        </w:rPr>
      </w:r>
      <w:r w:rsidR="00FD2B93" w:rsidRPr="004547CE">
        <w:rPr>
          <w:rStyle w:val="Strong"/>
          <w:rFonts w:ascii="Calibri" w:eastAsiaTheme="majorEastAsia"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4</w:t>
      </w:r>
      <w:r w:rsidR="00FD2B93" w:rsidRPr="004547CE">
        <w:rPr>
          <w:rStyle w:val="Strong"/>
          <w:rFonts w:ascii="Calibri" w:eastAsiaTheme="majorEastAsia" w:hAnsi="Calibri" w:cs="Calibri"/>
          <w:color w:val="000000" w:themeColor="text1"/>
        </w:rPr>
        <w:fldChar w:fldCharType="end"/>
      </w:r>
      <w:r w:rsidR="004E7F85" w:rsidRPr="004547CE">
        <w:rPr>
          <w:rFonts w:ascii="Calibri" w:hAnsi="Calibri" w:cs="Calibri"/>
          <w:color w:val="000000" w:themeColor="text1"/>
        </w:rPr>
        <w:t>, respectively.</w:t>
      </w:r>
    </w:p>
    <w:p w14:paraId="39E38BFC" w14:textId="515E1310" w:rsidR="002A6319" w:rsidRPr="004547CE" w:rsidRDefault="002A6319"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To identify dynamic relationships among variables, Granger causality tests were conducted between potential explanatory variables and changes in NFA. These tests assess whether lagged values of one variable have statistically significant predictive power for another. Importantly, Granger causality does not imply true causation in an economic sense, but rather indicates predictive precedence based on past values. If a variable </w:t>
      </w:r>
      <w:proofErr w:type="gramStart"/>
      <w:r w:rsidRPr="004547CE">
        <w:rPr>
          <w:rFonts w:ascii="Calibri" w:hAnsi="Calibri" w:cs="Calibri"/>
          <w:color w:val="000000" w:themeColor="text1"/>
        </w:rPr>
        <w:t>Granger-causes</w:t>
      </w:r>
      <w:proofErr w:type="gramEnd"/>
      <w:r w:rsidRPr="004547CE">
        <w:rPr>
          <w:rFonts w:ascii="Calibri" w:hAnsi="Calibri" w:cs="Calibri"/>
          <w:color w:val="000000" w:themeColor="text1"/>
        </w:rPr>
        <w:t xml:space="preserve"> another, it improves forecasting accuracy by incorporating its lags.</w:t>
      </w:r>
    </w:p>
    <w:p w14:paraId="371304A9" w14:textId="77777777" w:rsidR="002A6319" w:rsidRPr="004547CE" w:rsidRDefault="002A6319" w:rsidP="00A44B39">
      <w:pPr>
        <w:spacing w:after="160"/>
        <w:jc w:val="both"/>
        <w:rPr>
          <w:rFonts w:ascii="Calibri" w:hAnsi="Calibri" w:cs="Calibri"/>
          <w:color w:val="000000" w:themeColor="text1"/>
        </w:rPr>
      </w:pPr>
      <w:r w:rsidRPr="004547CE">
        <w:rPr>
          <w:rFonts w:ascii="Calibri" w:hAnsi="Calibri" w:cs="Calibri"/>
          <w:color w:val="000000" w:themeColor="text1"/>
        </w:rPr>
        <w:t>The insights gained from these tests informed the specification of Vector Autoregressive (VAR) models used in the subsequent analysis, ensuring the inclusion of empirically relevant and temporally predictive variables.</w:t>
      </w:r>
    </w:p>
    <w:p w14:paraId="52C3C90C" w14:textId="143F1BC7" w:rsidR="004E7F85" w:rsidRPr="004547CE" w:rsidRDefault="009E028C" w:rsidP="00A44B39">
      <w:pPr>
        <w:pStyle w:val="Heading3"/>
        <w:spacing w:before="0" w:after="160"/>
        <w:jc w:val="both"/>
        <w:rPr>
          <w:rFonts w:ascii="Calibri" w:hAnsi="Calibri" w:cs="Calibri"/>
          <w:color w:val="000000" w:themeColor="text1"/>
          <w:sz w:val="32"/>
          <w:szCs w:val="32"/>
        </w:rPr>
      </w:pPr>
      <w:r w:rsidRPr="004547CE">
        <w:rPr>
          <w:rFonts w:ascii="Calibri" w:hAnsi="Calibri" w:cs="Calibri"/>
          <w:color w:val="000000" w:themeColor="text1"/>
          <w:sz w:val="32"/>
          <w:szCs w:val="32"/>
        </w:rPr>
        <w:t xml:space="preserve">3.3 </w:t>
      </w:r>
      <w:r w:rsidR="004E7F85" w:rsidRPr="004547CE">
        <w:rPr>
          <w:rFonts w:ascii="Calibri" w:hAnsi="Calibri" w:cs="Calibri"/>
          <w:color w:val="000000" w:themeColor="text1"/>
          <w:sz w:val="32"/>
          <w:szCs w:val="32"/>
        </w:rPr>
        <w:t>Dynamic Modeling</w:t>
      </w:r>
    </w:p>
    <w:p w14:paraId="12B9D677" w14:textId="5ECD348F"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The core econometric approach relies on Vector Autoregressive (VAR) models to capture the interdependent relationships between Switzerland’s </w:t>
      </w:r>
      <w:r w:rsidR="009E028C" w:rsidRPr="004547CE">
        <w:rPr>
          <w:rFonts w:ascii="Calibri" w:hAnsi="Calibri" w:cs="Calibri"/>
          <w:color w:val="000000" w:themeColor="text1"/>
        </w:rPr>
        <w:t>NFA</w:t>
      </w:r>
      <w:r w:rsidRPr="004547CE">
        <w:rPr>
          <w:rFonts w:ascii="Calibri" w:hAnsi="Calibri" w:cs="Calibri"/>
          <w:color w:val="000000" w:themeColor="text1"/>
        </w:rPr>
        <w:t xml:space="preserve"> and its potential drivers. </w:t>
      </w:r>
      <w:commentRangeStart w:id="12"/>
      <w:r w:rsidRPr="004547CE">
        <w:rPr>
          <w:rFonts w:ascii="Calibri" w:hAnsi="Calibri" w:cs="Calibri"/>
          <w:color w:val="000000" w:themeColor="text1"/>
        </w:rPr>
        <w:t xml:space="preserve">Three distinct models were constructed, each targeting a specific dimension of NFA dynamics: capital flows, valuation channels, and the relationship between NFA and gold reserves. </w:t>
      </w:r>
      <w:commentRangeEnd w:id="12"/>
      <w:r w:rsidR="00B75FA8">
        <w:rPr>
          <w:rStyle w:val="CommentReference"/>
        </w:rPr>
        <w:commentReference w:id="12"/>
      </w:r>
      <w:r w:rsidRPr="004547CE">
        <w:rPr>
          <w:rFonts w:ascii="Calibri" w:hAnsi="Calibri" w:cs="Calibri"/>
          <w:color w:val="000000" w:themeColor="text1"/>
        </w:rPr>
        <w:t>Prior to estimation, all time series were tested for stationarity using the Augmented Dickey-Fuller (ADF) test. Variables found to be non-stationary were transformed through first differencing to ensure valid inference. Lag order selection for each model was guided by the Akaike Information Criterion (AIC), Bayesian Information Criterion (BIC), and Hannan–Quinn Information Criterion (HQIC).</w:t>
      </w:r>
    </w:p>
    <w:p w14:paraId="67E992FE" w14:textId="59C9A295" w:rsidR="00AC6B23" w:rsidRPr="004547CE" w:rsidRDefault="00AC6B23"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Formally, a Vector Autoregressive (VAR) model of order </w:t>
      </w:r>
      <w:r w:rsidRPr="004547CE">
        <w:rPr>
          <w:rStyle w:val="katex-mathml"/>
          <w:rFonts w:ascii="Calibri" w:eastAsiaTheme="majorEastAsia" w:hAnsi="Calibri" w:cs="Calibri"/>
          <w:color w:val="000000" w:themeColor="text1"/>
        </w:rPr>
        <w:t>p</w:t>
      </w:r>
      <w:r w:rsidRPr="004547CE">
        <w:rPr>
          <w:rFonts w:ascii="Calibri" w:hAnsi="Calibri" w:cs="Calibri"/>
          <w:color w:val="000000" w:themeColor="text1"/>
        </w:rPr>
        <w:t xml:space="preserve"> can be written as:</w:t>
      </w:r>
    </w:p>
    <w:p w14:paraId="54A7672E" w14:textId="4686861B" w:rsidR="00AC6B23" w:rsidRPr="004547CE" w:rsidRDefault="001C1A55" w:rsidP="00A44B39">
      <w:pPr>
        <w:spacing w:after="160"/>
        <w:jc w:val="both"/>
        <w:rPr>
          <w:rFonts w:ascii="Calibri" w:hAnsi="Calibri" w:cs="Calibri"/>
          <w:color w:val="000000" w:themeColor="text1"/>
        </w:rPr>
      </w:pPr>
      <m:oMathPara>
        <m:oMath>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t</m:t>
              </m:r>
            </m:sub>
          </m:sSub>
          <m:r>
            <w:rPr>
              <w:rFonts w:ascii="Cambria Math" w:hAnsi="Cambria Math" w:cs="Calibri"/>
              <w:color w:val="000000" w:themeColor="text1"/>
            </w:rPr>
            <m:t xml:space="preserve">= </m:t>
          </m:r>
          <m:sSub>
            <m:sSubPr>
              <m:ctrlPr>
                <w:rPr>
                  <w:rFonts w:ascii="Cambria Math" w:hAnsi="Cambria Math" w:cs="Calibri"/>
                  <w:i/>
                  <w:color w:val="000000" w:themeColor="text1"/>
                </w:rPr>
              </m:ctrlPr>
            </m:sSubPr>
            <m:e>
              <m:r>
                <w:rPr>
                  <w:rFonts w:ascii="Cambria Math" w:hAnsi="Cambria Math" w:cs="Calibri"/>
                  <w:color w:val="000000" w:themeColor="text1"/>
                </w:rPr>
                <m:t>A</m:t>
              </m:r>
            </m:e>
            <m:sub>
              <m:r>
                <w:rPr>
                  <w:rFonts w:ascii="Cambria Math" w:hAnsi="Cambria Math" w:cs="Calibri"/>
                  <w:color w:val="000000" w:themeColor="text1"/>
                </w:rPr>
                <m:t>1</m:t>
              </m:r>
            </m:sub>
          </m:sSub>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t-1</m:t>
              </m:r>
            </m:sub>
          </m:sSub>
          <m:r>
            <w:rPr>
              <w:rFonts w:ascii="Cambria Math" w:hAnsi="Cambria Math" w:cs="Calibri"/>
              <w:color w:val="000000" w:themeColor="text1"/>
            </w:rPr>
            <m:t xml:space="preserve">+ </m:t>
          </m:r>
          <m:sSub>
            <m:sSubPr>
              <m:ctrlPr>
                <w:rPr>
                  <w:rFonts w:ascii="Cambria Math" w:hAnsi="Cambria Math" w:cs="Calibri"/>
                  <w:i/>
                  <w:color w:val="000000" w:themeColor="text1"/>
                </w:rPr>
              </m:ctrlPr>
            </m:sSubPr>
            <m:e>
              <m:r>
                <w:rPr>
                  <w:rFonts w:ascii="Cambria Math" w:hAnsi="Cambria Math" w:cs="Calibri"/>
                  <w:color w:val="000000" w:themeColor="text1"/>
                </w:rPr>
                <m:t>A</m:t>
              </m:r>
            </m:e>
            <m:sub>
              <m:r>
                <w:rPr>
                  <w:rFonts w:ascii="Cambria Math" w:hAnsi="Cambria Math" w:cs="Calibri"/>
                  <w:color w:val="000000" w:themeColor="text1"/>
                </w:rPr>
                <m:t>2</m:t>
              </m:r>
            </m:sub>
          </m:sSub>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y-2</m:t>
              </m:r>
            </m:sub>
          </m:sSub>
          <m:r>
            <w:rPr>
              <w:rFonts w:ascii="Cambria Math" w:hAnsi="Cambria Math" w:cs="Calibri"/>
              <w:color w:val="000000" w:themeColor="text1"/>
            </w:rPr>
            <m:t xml:space="preserve">+…+ </m:t>
          </m:r>
          <m:sSub>
            <m:sSubPr>
              <m:ctrlPr>
                <w:rPr>
                  <w:rFonts w:ascii="Cambria Math" w:hAnsi="Cambria Math" w:cs="Calibri"/>
                  <w:i/>
                  <w:color w:val="000000" w:themeColor="text1"/>
                </w:rPr>
              </m:ctrlPr>
            </m:sSubPr>
            <m:e>
              <m:r>
                <w:rPr>
                  <w:rFonts w:ascii="Cambria Math" w:hAnsi="Cambria Math" w:cs="Calibri"/>
                  <w:color w:val="000000" w:themeColor="text1"/>
                </w:rPr>
                <m:t>A</m:t>
              </m:r>
            </m:e>
            <m:sub>
              <m:r>
                <w:rPr>
                  <w:rFonts w:ascii="Cambria Math" w:hAnsi="Cambria Math" w:cs="Calibri"/>
                  <w:color w:val="000000" w:themeColor="text1"/>
                </w:rPr>
                <m:t>p</m:t>
              </m:r>
            </m:sub>
          </m:sSub>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t-p</m:t>
              </m:r>
            </m:sub>
          </m:sSub>
          <m:r>
            <w:rPr>
              <w:rFonts w:ascii="Cambria Math" w:hAnsi="Cambria Math" w:cs="Calibri"/>
              <w:color w:val="000000" w:themeColor="text1"/>
            </w:rPr>
            <m:t xml:space="preserve">+ </m:t>
          </m:r>
          <m:sSub>
            <m:sSubPr>
              <m:ctrlPr>
                <w:rPr>
                  <w:rFonts w:ascii="Cambria Math" w:hAnsi="Cambria Math" w:cs="Calibri"/>
                  <w:i/>
                  <w:color w:val="000000" w:themeColor="text1"/>
                </w:rPr>
              </m:ctrlPr>
            </m:sSubPr>
            <m:e>
              <m:r>
                <w:rPr>
                  <w:rFonts w:ascii="Cambria Math" w:hAnsi="Cambria Math" w:cs="Calibri"/>
                  <w:color w:val="000000" w:themeColor="text1"/>
                </w:rPr>
                <m:t>∈</m:t>
              </m:r>
            </m:e>
            <m:sub>
              <m:r>
                <w:rPr>
                  <w:rFonts w:ascii="Cambria Math" w:hAnsi="Cambria Math" w:cs="Calibri"/>
                  <w:color w:val="000000" w:themeColor="text1"/>
                </w:rPr>
                <m:t>t</m:t>
              </m:r>
            </m:sub>
          </m:sSub>
        </m:oMath>
      </m:oMathPara>
    </w:p>
    <w:p w14:paraId="01CA1F14" w14:textId="3A68ED4B" w:rsidR="00AC6B23" w:rsidRPr="004547CE" w:rsidRDefault="00AC6B23"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where </w:t>
      </w:r>
      <w:r w:rsidRPr="004547CE">
        <w:rPr>
          <w:rStyle w:val="katex-mathml"/>
          <w:rFonts w:ascii="Calibri" w:eastAsiaTheme="majorEastAsia" w:hAnsi="Calibri" w:cs="Calibri"/>
          <w:color w:val="000000" w:themeColor="text1"/>
        </w:rPr>
        <w:t>Y</w:t>
      </w:r>
      <w:r w:rsidRPr="004547CE">
        <w:rPr>
          <w:rStyle w:val="katex-mathml"/>
          <w:rFonts w:ascii="Calibri" w:eastAsiaTheme="majorEastAsia" w:hAnsi="Calibri" w:cs="Calibri"/>
          <w:color w:val="000000" w:themeColor="text1"/>
          <w:vertAlign w:val="subscript"/>
        </w:rPr>
        <w:t>t</w:t>
      </w:r>
      <w:r w:rsidRPr="004547CE">
        <w:rPr>
          <w:rStyle w:val="vlist-s"/>
          <w:rFonts w:ascii="Calibri" w:hAnsi="Calibri" w:cs="Calibri"/>
          <w:color w:val="000000" w:themeColor="text1"/>
        </w:rPr>
        <w:t>​</w:t>
      </w:r>
      <w:r w:rsidRPr="004547CE">
        <w:rPr>
          <w:rFonts w:ascii="Calibri" w:hAnsi="Calibri" w:cs="Calibri"/>
          <w:color w:val="000000" w:themeColor="text1"/>
        </w:rPr>
        <w:t xml:space="preserve"> is a vector of endogenous variables, </w:t>
      </w:r>
      <w:r w:rsidRPr="004547CE">
        <w:rPr>
          <w:rStyle w:val="mord"/>
          <w:rFonts w:ascii="Calibri" w:eastAsiaTheme="majorEastAsia" w:hAnsi="Calibri" w:cs="Calibri"/>
          <w:color w:val="000000" w:themeColor="text1"/>
        </w:rPr>
        <w:t>A</w:t>
      </w:r>
      <w:r w:rsidRPr="004547CE">
        <w:rPr>
          <w:rStyle w:val="mord"/>
          <w:rFonts w:ascii="Calibri" w:eastAsiaTheme="majorEastAsia" w:hAnsi="Calibri" w:cs="Calibri"/>
          <w:color w:val="000000" w:themeColor="text1"/>
          <w:vertAlign w:val="subscript"/>
        </w:rPr>
        <w:t>i</w:t>
      </w:r>
      <w:r w:rsidRPr="004547CE">
        <w:rPr>
          <w:rStyle w:val="vlist-s"/>
          <w:rFonts w:ascii="Calibri" w:hAnsi="Calibri" w:cs="Calibri"/>
          <w:color w:val="000000" w:themeColor="text1"/>
        </w:rPr>
        <w:t>​</w:t>
      </w:r>
      <w:r w:rsidRPr="004547CE">
        <w:rPr>
          <w:rFonts w:ascii="Calibri" w:hAnsi="Calibri" w:cs="Calibri"/>
          <w:color w:val="000000" w:themeColor="text1"/>
        </w:rPr>
        <w:t xml:space="preserve"> are coefficient matrices, and </w:t>
      </w:r>
      <w:r w:rsidRPr="004547CE">
        <w:rPr>
          <w:rStyle w:val="mord"/>
          <w:rFonts w:ascii="Calibri" w:eastAsiaTheme="majorEastAsia" w:hAnsi="Calibri" w:cs="Calibri"/>
          <w:color w:val="000000" w:themeColor="text1"/>
        </w:rPr>
        <w:t>ϵ</w:t>
      </w:r>
      <w:r w:rsidRPr="004547CE">
        <w:rPr>
          <w:rStyle w:val="mord"/>
          <w:rFonts w:ascii="Calibri" w:eastAsiaTheme="majorEastAsia" w:hAnsi="Calibri" w:cs="Calibri"/>
          <w:color w:val="000000" w:themeColor="text1"/>
          <w:vertAlign w:val="subscript"/>
        </w:rPr>
        <w:t>t</w:t>
      </w:r>
      <w:r w:rsidRPr="004547CE">
        <w:rPr>
          <w:rStyle w:val="vlist-s"/>
          <w:rFonts w:ascii="Calibri" w:hAnsi="Calibri" w:cs="Calibri"/>
          <w:color w:val="000000" w:themeColor="text1"/>
          <w:vertAlign w:val="subscript"/>
        </w:rPr>
        <w:t>​</w:t>
      </w:r>
      <w:r w:rsidRPr="004547CE">
        <w:rPr>
          <w:rFonts w:ascii="Calibri" w:hAnsi="Calibri" w:cs="Calibri"/>
          <w:color w:val="000000" w:themeColor="text1"/>
        </w:rPr>
        <w:t xml:space="preserve"> is a vector of white noise disturbances. We apply this framework in three distinct settings:</w:t>
      </w:r>
    </w:p>
    <w:p w14:paraId="366481E9" w14:textId="00AFC48B" w:rsidR="00AC6B23" w:rsidRPr="004547CE" w:rsidRDefault="00D80927" w:rsidP="00A44B39">
      <w:pPr>
        <w:spacing w:after="160"/>
        <w:jc w:val="both"/>
        <w:rPr>
          <w:rFonts w:ascii="Calibri" w:hAnsi="Calibri" w:cs="Calibri"/>
          <w:color w:val="000000" w:themeColor="text1"/>
        </w:rPr>
      </w:pPr>
      <w:r w:rsidRPr="00D80927">
        <w:rPr>
          <w:rFonts w:ascii="Calibri" w:hAnsi="Calibri" w:cs="Calibri"/>
          <w:color w:val="000000" w:themeColor="text1"/>
        </w:rPr>
        <w:t>Variable selection was guided by three criteria: (a) theoretical relevance based on the literature review, (b) statistical pre-testing via correlation analysis and bivariate Granger causality tests, and (c) parsimony considerations to address degrees of freedom concerns. For each model, we started with a comprehensive set of theoretically relevant variables, then refined the specification based on preliminary statistical significance and multicollinearity diagnostics, removing variables with variance inflation factors (VIF) exceeding 7.0 or showing minimal correlation with NFA movements.</w:t>
      </w:r>
    </w:p>
    <w:p w14:paraId="7888D322" w14:textId="3A859BEF" w:rsidR="00883B62" w:rsidRPr="004547CE" w:rsidRDefault="009E028C" w:rsidP="00A44B39">
      <w:pPr>
        <w:pStyle w:val="Heading4"/>
        <w:spacing w:before="0" w:after="160"/>
        <w:jc w:val="both"/>
        <w:rPr>
          <w:rFonts w:ascii="Calibri" w:eastAsia="Times New Roman" w:hAnsi="Calibri" w:cs="Calibri"/>
          <w:i w:val="0"/>
          <w:iCs w:val="0"/>
          <w:color w:val="000000" w:themeColor="text1"/>
          <w:sz w:val="28"/>
          <w:szCs w:val="28"/>
        </w:rPr>
      </w:pPr>
      <w:commentRangeStart w:id="13"/>
      <w:r w:rsidRPr="004547CE">
        <w:rPr>
          <w:rFonts w:ascii="Calibri" w:eastAsia="Times New Roman" w:hAnsi="Calibri" w:cs="Calibri"/>
          <w:i w:val="0"/>
          <w:iCs w:val="0"/>
          <w:color w:val="000000" w:themeColor="text1"/>
          <w:sz w:val="28"/>
          <w:szCs w:val="28"/>
        </w:rPr>
        <w:lastRenderedPageBreak/>
        <w:t xml:space="preserve">3.3.1 </w:t>
      </w:r>
      <w:r w:rsidR="00883B62" w:rsidRPr="004547CE">
        <w:rPr>
          <w:rFonts w:ascii="Calibri" w:eastAsia="Times New Roman" w:hAnsi="Calibri" w:cs="Calibri"/>
          <w:i w:val="0"/>
          <w:iCs w:val="0"/>
          <w:color w:val="000000" w:themeColor="text1"/>
          <w:sz w:val="28"/>
          <w:szCs w:val="28"/>
        </w:rPr>
        <w:t>VAR Model on Capital Flows</w:t>
      </w:r>
      <w:commentRangeEnd w:id="13"/>
      <w:r w:rsidR="00B8384E">
        <w:rPr>
          <w:rStyle w:val="CommentReference"/>
          <w:rFonts w:eastAsia="Times New Roman" w:cs="Times New Roman"/>
          <w:i w:val="0"/>
          <w:iCs w:val="0"/>
          <w:color w:val="auto"/>
        </w:rPr>
        <w:commentReference w:id="13"/>
      </w:r>
    </w:p>
    <w:p w14:paraId="4860D0B0" w14:textId="73BB120E" w:rsidR="003C71B5" w:rsidRPr="004547CE" w:rsidRDefault="003C71B5" w:rsidP="00A44B39">
      <w:pPr>
        <w:spacing w:after="160"/>
        <w:jc w:val="both"/>
        <w:rPr>
          <w:rFonts w:ascii="Calibri" w:hAnsi="Calibri" w:cs="Calibri"/>
          <w:color w:val="000000" w:themeColor="text1"/>
        </w:rPr>
      </w:pPr>
      <w:r w:rsidRPr="004547CE">
        <w:rPr>
          <w:rFonts w:ascii="Calibri" w:hAnsi="Calibri" w:cs="Calibri"/>
          <w:color w:val="000000" w:themeColor="text1"/>
        </w:rPr>
        <w:t>The VAR model for capital flow dynamics is specified as:</w:t>
      </w:r>
    </w:p>
    <w:p w14:paraId="56B72DAB" w14:textId="29EEFBFF" w:rsidR="00AC6B23" w:rsidRPr="004547CE" w:rsidRDefault="00AC6B23" w:rsidP="00A44B39">
      <w:pPr>
        <w:spacing w:after="160"/>
        <w:jc w:val="both"/>
        <w:rPr>
          <w:rFonts w:ascii="Calibri" w:hAnsi="Calibri" w:cs="Calibri"/>
          <w:color w:val="000000" w:themeColor="text1"/>
        </w:rPr>
      </w:pPr>
      <m:oMathPara>
        <m:oMath>
          <m:r>
            <m:rPr>
              <m:sty m:val="p"/>
            </m:rPr>
            <w:rPr>
              <w:rStyle w:val="mord"/>
              <w:rFonts w:ascii="Cambria Math" w:eastAsiaTheme="majorEastAsia" w:hAnsi="Cambria Math" w:cs="Calibri"/>
              <w:color w:val="000000" w:themeColor="text1"/>
            </w:rPr>
            <m:t>Δ</m:t>
          </m:r>
          <m:r>
            <w:rPr>
              <w:rStyle w:val="mord"/>
              <w:rFonts w:ascii="Cambria Math" w:eastAsiaTheme="majorEastAsia" w:hAnsi="Cambria Math" w:cs="Calibri"/>
              <w:color w:val="000000" w:themeColor="text1"/>
            </w:rPr>
            <m:t>NFAt</m:t>
          </m:r>
          <m:r>
            <m:rPr>
              <m:sty m:val="p"/>
            </m:rPr>
            <w:rPr>
              <w:rStyle w:val="vlist-s"/>
              <w:rFonts w:ascii="Cambria Math" w:eastAsiaTheme="majorEastAsia" w:hAnsi="Cambria Math" w:cs="Calibri"/>
              <w:color w:val="000000" w:themeColor="text1"/>
            </w:rPr>
            <m:t>​</m:t>
          </m:r>
          <m:r>
            <m:rPr>
              <m:sty m:val="p"/>
            </m:rPr>
            <w:rPr>
              <w:rStyle w:val="mrel"/>
              <w:rFonts w:ascii="Cambria Math" w:eastAsiaTheme="majorEastAsia" w:hAnsi="Cambria Math" w:cs="Calibri"/>
              <w:color w:val="000000" w:themeColor="text1"/>
            </w:rPr>
            <m:t>=</m:t>
          </m:r>
          <m:r>
            <w:rPr>
              <w:rStyle w:val="mord"/>
              <w:rFonts w:ascii="Cambria Math" w:eastAsiaTheme="majorEastAsia" w:hAnsi="Cambria Math" w:cs="Calibri"/>
              <w:color w:val="000000" w:themeColor="text1"/>
            </w:rPr>
            <m:t>α</m:t>
          </m:r>
          <m:r>
            <m:rPr>
              <m:sty m:val="p"/>
            </m:rPr>
            <w:rPr>
              <w:rStyle w:val="mbin"/>
              <w:rFonts w:ascii="Cambria Math" w:eastAsiaTheme="majorEastAsia" w:hAnsi="Cambria Math" w:cs="Calibri"/>
              <w:color w:val="000000" w:themeColor="text1"/>
            </w:rPr>
            <m:t>+</m:t>
          </m:r>
          <m:nary>
            <m:naryPr>
              <m:chr m:val="∑"/>
              <m:limLoc m:val="undOvr"/>
              <m:ctrlPr>
                <w:rPr>
                  <w:rStyle w:val="mord"/>
                  <w:rFonts w:ascii="Cambria Math" w:eastAsiaTheme="majorEastAsia" w:hAnsi="Cambria Math" w:cs="Calibri"/>
                  <w:color w:val="000000" w:themeColor="text1"/>
                </w:rPr>
              </m:ctrlPr>
            </m:naryPr>
            <m:sub>
              <m:r>
                <w:rPr>
                  <w:rStyle w:val="mord"/>
                  <w:rFonts w:ascii="Cambria Math" w:eastAsiaTheme="majorEastAsia" w:hAnsi="Cambria Math" w:cs="Calibri"/>
                  <w:color w:val="000000" w:themeColor="text1"/>
                </w:rPr>
                <m:t>i=1</m:t>
              </m:r>
            </m:sub>
            <m:sup>
              <m:r>
                <w:rPr>
                  <w:rStyle w:val="mord"/>
                  <w:rFonts w:ascii="Cambria Math" w:eastAsiaTheme="majorEastAsia" w:hAnsi="Cambria Math" w:cs="Calibri"/>
                  <w:color w:val="000000" w:themeColor="text1"/>
                </w:rPr>
                <m:t>p</m:t>
              </m:r>
            </m:sup>
            <m:e>
              <m:sSub>
                <m:sSubPr>
                  <m:ctrlPr>
                    <w:rPr>
                      <w:rStyle w:val="mord"/>
                      <w:rFonts w:ascii="Cambria Math" w:eastAsiaTheme="majorEastAsia" w:hAnsi="Cambria Math" w:cs="Calibri"/>
                      <w:i/>
                      <w:color w:val="000000" w:themeColor="text1"/>
                    </w:rPr>
                  </m:ctrlPr>
                </m:sSubPr>
                <m:e>
                  <m:r>
                    <w:rPr>
                      <w:rStyle w:val="mord"/>
                      <w:rFonts w:ascii="Cambria Math" w:eastAsiaTheme="majorEastAsia" w:hAnsi="Cambria Math" w:cs="Calibri"/>
                      <w:color w:val="000000" w:themeColor="text1"/>
                    </w:rPr>
                    <m:t>β</m:t>
                  </m:r>
                </m:e>
                <m:sub>
                  <m:r>
                    <w:rPr>
                      <w:rStyle w:val="mord"/>
                      <w:rFonts w:ascii="Cambria Math" w:eastAsiaTheme="majorEastAsia" w:hAnsi="Cambria Math" w:cs="Calibri"/>
                      <w:color w:val="000000" w:themeColor="text1"/>
                    </w:rPr>
                    <m:t>i</m:t>
                  </m:r>
                </m:sub>
              </m:sSub>
            </m:e>
          </m:nary>
          <m:r>
            <m:rPr>
              <m:sty m:val="p"/>
            </m:rPr>
            <w:rPr>
              <w:rStyle w:val="vlist-s"/>
              <w:rFonts w:ascii="Cambria Math" w:eastAsiaTheme="majorEastAsia" w:hAnsi="Cambria Math" w:cs="Calibri"/>
              <w:color w:val="000000" w:themeColor="text1"/>
            </w:rPr>
            <m:t>∆</m:t>
          </m:r>
          <m:sSub>
            <m:sSubPr>
              <m:ctrlPr>
                <w:rPr>
                  <w:rStyle w:val="vlist-s"/>
                  <w:rFonts w:ascii="Cambria Math" w:eastAsiaTheme="majorEastAsia" w:hAnsi="Cambria Math" w:cs="Calibri"/>
                  <w:color w:val="000000" w:themeColor="text1"/>
                </w:rPr>
              </m:ctrlPr>
            </m:sSubPr>
            <m:e>
              <m:r>
                <w:rPr>
                  <w:rStyle w:val="vlist-s"/>
                  <w:rFonts w:ascii="Cambria Math" w:eastAsiaTheme="majorEastAsia" w:hAnsi="Cambria Math" w:cs="Calibri"/>
                  <w:color w:val="000000" w:themeColor="text1"/>
                </w:rPr>
                <m:t>NFA</m:t>
              </m:r>
            </m:e>
            <m:sub>
              <m:r>
                <w:rPr>
                  <w:rStyle w:val="vlist-s"/>
                  <w:rFonts w:ascii="Cambria Math" w:eastAsiaTheme="majorEastAsia" w:hAnsi="Cambria Math" w:cs="Calibri"/>
                  <w:color w:val="000000" w:themeColor="text1"/>
                </w:rPr>
                <m:t>t-i</m:t>
              </m:r>
            </m:sub>
          </m:sSub>
          <m:r>
            <m:rPr>
              <m:sty m:val="p"/>
            </m:rPr>
            <w:rPr>
              <w:rStyle w:val="vlist-s"/>
              <w:rFonts w:ascii="Cambria Math" w:eastAsiaTheme="majorEastAsia" w:hAnsi="Cambria Math" w:cs="Calibri"/>
              <w:color w:val="000000" w:themeColor="text1"/>
            </w:rPr>
            <m:t>​</m:t>
          </m:r>
          <m:r>
            <m:rPr>
              <m:sty m:val="p"/>
            </m:rPr>
            <w:rPr>
              <w:rStyle w:val="mbin"/>
              <w:rFonts w:ascii="Cambria Math" w:eastAsiaTheme="majorEastAsia" w:hAnsi="Cambria Math" w:cs="Calibri"/>
              <w:color w:val="000000" w:themeColor="text1"/>
            </w:rPr>
            <m:t>+</m:t>
          </m:r>
          <m:nary>
            <m:naryPr>
              <m:chr m:val="∑"/>
              <m:limLoc m:val="undOvr"/>
              <m:ctrlPr>
                <w:rPr>
                  <w:rStyle w:val="mord"/>
                  <w:rFonts w:ascii="Cambria Math" w:eastAsiaTheme="majorEastAsia" w:hAnsi="Cambria Math" w:cs="Calibri"/>
                  <w:color w:val="000000" w:themeColor="text1"/>
                </w:rPr>
              </m:ctrlPr>
            </m:naryPr>
            <m:sub>
              <m:r>
                <w:rPr>
                  <w:rStyle w:val="mord"/>
                  <w:rFonts w:ascii="Cambria Math" w:eastAsiaTheme="majorEastAsia" w:hAnsi="Cambria Math" w:cs="Calibri"/>
                  <w:color w:val="000000" w:themeColor="text1"/>
                </w:rPr>
                <m:t>i=1</m:t>
              </m:r>
            </m:sub>
            <m:sup>
              <m:r>
                <w:rPr>
                  <w:rStyle w:val="mord"/>
                  <w:rFonts w:ascii="Cambria Math" w:eastAsiaTheme="majorEastAsia" w:hAnsi="Cambria Math" w:cs="Calibri"/>
                  <w:color w:val="000000" w:themeColor="text1"/>
                </w:rPr>
                <m:t>p</m:t>
              </m:r>
            </m:sup>
            <m:e>
              <m:sSub>
                <m:sSubPr>
                  <m:ctrlPr>
                    <w:rPr>
                      <w:rStyle w:val="mord"/>
                      <w:rFonts w:ascii="Cambria Math" w:eastAsiaTheme="majorEastAsia" w:hAnsi="Cambria Math" w:cs="Calibri"/>
                      <w:i/>
                      <w:color w:val="000000" w:themeColor="text1"/>
                    </w:rPr>
                  </m:ctrlPr>
                </m:sSubPr>
                <m:e>
                  <m:r>
                    <w:rPr>
                      <w:rStyle w:val="mord"/>
                      <w:rFonts w:ascii="Cambria Math" w:eastAsiaTheme="majorEastAsia" w:hAnsi="Cambria Math" w:cs="Calibri"/>
                      <w:color w:val="000000" w:themeColor="text1"/>
                    </w:rPr>
                    <m:t>γ</m:t>
                  </m:r>
                </m:e>
                <m:sub>
                  <m:r>
                    <w:rPr>
                      <w:rStyle w:val="mord"/>
                      <w:rFonts w:ascii="Cambria Math" w:eastAsiaTheme="majorEastAsia" w:hAnsi="Cambria Math" w:cs="Calibri"/>
                      <w:color w:val="000000" w:themeColor="text1"/>
                    </w:rPr>
                    <m:t>i</m:t>
                  </m:r>
                </m:sub>
              </m:sSub>
            </m:e>
          </m:nary>
          <m:sSub>
            <m:sSubPr>
              <m:ctrlPr>
                <w:rPr>
                  <w:rStyle w:val="vlist-s"/>
                  <w:rFonts w:ascii="Cambria Math" w:eastAsiaTheme="majorEastAsia" w:hAnsi="Cambria Math" w:cs="Calibri"/>
                  <w:color w:val="000000" w:themeColor="text1"/>
                </w:rPr>
              </m:ctrlPr>
            </m:sSubPr>
            <m:e>
              <m:r>
                <w:rPr>
                  <w:rStyle w:val="vlist-s"/>
                  <w:rFonts w:ascii="Cambria Math" w:eastAsiaTheme="majorEastAsia" w:hAnsi="Cambria Math" w:cs="Calibri"/>
                  <w:color w:val="000000" w:themeColor="text1"/>
                </w:rPr>
                <m:t>CA</m:t>
              </m:r>
            </m:e>
            <m:sub>
              <m:r>
                <w:rPr>
                  <w:rStyle w:val="vlist-s"/>
                  <w:rFonts w:ascii="Cambria Math" w:eastAsiaTheme="majorEastAsia" w:hAnsi="Cambria Math" w:cs="Calibri"/>
                  <w:color w:val="000000" w:themeColor="text1"/>
                </w:rPr>
                <m:t>t-i</m:t>
              </m:r>
            </m:sub>
          </m:sSub>
          <m:r>
            <m:rPr>
              <m:sty m:val="p"/>
            </m:rPr>
            <w:rPr>
              <w:rStyle w:val="mord"/>
              <w:rFonts w:ascii="Cambria Math" w:eastAsiaTheme="majorEastAsia" w:hAnsi="Cambria Math" w:cs="Calibri"/>
              <w:color w:val="000000" w:themeColor="text1"/>
            </w:rPr>
            <m:t xml:space="preserve"> </m:t>
          </m:r>
          <m:r>
            <m:rPr>
              <m:sty m:val="p"/>
            </m:rPr>
            <w:rPr>
              <w:rStyle w:val="mbin"/>
              <w:rFonts w:ascii="Cambria Math" w:eastAsiaTheme="majorEastAsia" w:hAnsi="Cambria Math" w:cs="Calibri"/>
              <w:color w:val="000000" w:themeColor="text1"/>
            </w:rPr>
            <m:t>+</m:t>
          </m:r>
          <m:nary>
            <m:naryPr>
              <m:chr m:val="∑"/>
              <m:limLoc m:val="undOvr"/>
              <m:ctrlPr>
                <w:rPr>
                  <w:rStyle w:val="mord"/>
                  <w:rFonts w:ascii="Cambria Math" w:eastAsiaTheme="majorEastAsia" w:hAnsi="Cambria Math" w:cs="Calibri"/>
                  <w:color w:val="000000" w:themeColor="text1"/>
                </w:rPr>
              </m:ctrlPr>
            </m:naryPr>
            <m:sub>
              <m:r>
                <w:rPr>
                  <w:rStyle w:val="mord"/>
                  <w:rFonts w:ascii="Cambria Math" w:eastAsiaTheme="majorEastAsia" w:hAnsi="Cambria Math" w:cs="Calibri"/>
                  <w:color w:val="000000" w:themeColor="text1"/>
                </w:rPr>
                <m:t>i=1</m:t>
              </m:r>
            </m:sub>
            <m:sup>
              <m:r>
                <w:rPr>
                  <w:rStyle w:val="mord"/>
                  <w:rFonts w:ascii="Cambria Math" w:eastAsiaTheme="majorEastAsia" w:hAnsi="Cambria Math" w:cs="Calibri"/>
                  <w:color w:val="000000" w:themeColor="text1"/>
                </w:rPr>
                <m:t>p</m:t>
              </m:r>
            </m:sup>
            <m:e>
              <m:sSub>
                <m:sSubPr>
                  <m:ctrlPr>
                    <w:rPr>
                      <w:rStyle w:val="mord"/>
                      <w:rFonts w:ascii="Cambria Math" w:eastAsiaTheme="majorEastAsia" w:hAnsi="Cambria Math" w:cs="Calibri"/>
                      <w:i/>
                      <w:color w:val="000000" w:themeColor="text1"/>
                    </w:rPr>
                  </m:ctrlPr>
                </m:sSubPr>
                <m:e>
                  <m:r>
                    <w:rPr>
                      <w:rStyle w:val="mord"/>
                      <w:rFonts w:ascii="Cambria Math" w:eastAsiaTheme="majorEastAsia" w:hAnsi="Cambria Math" w:cs="Calibri"/>
                      <w:color w:val="000000" w:themeColor="text1"/>
                    </w:rPr>
                    <m:t>δ</m:t>
                  </m:r>
                </m:e>
                <m:sub>
                  <m:r>
                    <w:rPr>
                      <w:rStyle w:val="mord"/>
                      <w:rFonts w:ascii="Cambria Math" w:eastAsiaTheme="majorEastAsia" w:hAnsi="Cambria Math" w:cs="Calibri"/>
                      <w:color w:val="000000" w:themeColor="text1"/>
                    </w:rPr>
                    <m:t>i</m:t>
                  </m:r>
                </m:sub>
              </m:sSub>
            </m:e>
          </m:nary>
          <m:sSub>
            <m:sSubPr>
              <m:ctrlPr>
                <w:rPr>
                  <w:rStyle w:val="vlist-s"/>
                  <w:rFonts w:ascii="Cambria Math" w:eastAsiaTheme="majorEastAsia" w:hAnsi="Cambria Math" w:cs="Calibri"/>
                  <w:color w:val="000000" w:themeColor="text1"/>
                </w:rPr>
              </m:ctrlPr>
            </m:sSubPr>
            <m:e>
              <m:r>
                <w:rPr>
                  <w:rStyle w:val="vlist-s"/>
                  <w:rFonts w:ascii="Cambria Math" w:eastAsiaTheme="majorEastAsia" w:hAnsi="Cambria Math" w:cs="Calibri"/>
                  <w:color w:val="000000" w:themeColor="text1"/>
                </w:rPr>
                <m:t>FDI</m:t>
              </m:r>
            </m:e>
            <m:sub>
              <m:r>
                <w:rPr>
                  <w:rStyle w:val="vlist-s"/>
                  <w:rFonts w:ascii="Cambria Math" w:eastAsiaTheme="majorEastAsia" w:hAnsi="Cambria Math" w:cs="Calibri"/>
                  <w:color w:val="000000" w:themeColor="text1"/>
                </w:rPr>
                <m:t>t-i</m:t>
              </m:r>
            </m:sub>
          </m:sSub>
          <m:r>
            <m:rPr>
              <m:sty m:val="p"/>
            </m:rPr>
            <w:rPr>
              <w:rStyle w:val="mord"/>
              <w:rFonts w:ascii="Cambria Math" w:eastAsiaTheme="majorEastAsia" w:hAnsi="Cambria Math" w:cs="Calibri"/>
              <w:color w:val="000000" w:themeColor="text1"/>
            </w:rPr>
            <m:t xml:space="preserve"> </m:t>
          </m:r>
          <m:r>
            <m:rPr>
              <m:sty m:val="p"/>
            </m:rPr>
            <w:rPr>
              <w:rStyle w:val="mbin"/>
              <w:rFonts w:ascii="Cambria Math" w:eastAsiaTheme="majorEastAsia" w:hAnsi="Cambria Math" w:cs="Calibri"/>
              <w:color w:val="000000" w:themeColor="text1"/>
            </w:rPr>
            <m:t>+</m:t>
          </m:r>
          <m:nary>
            <m:naryPr>
              <m:chr m:val="∑"/>
              <m:limLoc m:val="undOvr"/>
              <m:ctrlPr>
                <w:rPr>
                  <w:rStyle w:val="mord"/>
                  <w:rFonts w:ascii="Cambria Math" w:eastAsiaTheme="majorEastAsia" w:hAnsi="Cambria Math" w:cs="Calibri"/>
                  <w:color w:val="000000" w:themeColor="text1"/>
                </w:rPr>
              </m:ctrlPr>
            </m:naryPr>
            <m:sub>
              <m:r>
                <w:rPr>
                  <w:rStyle w:val="mord"/>
                  <w:rFonts w:ascii="Cambria Math" w:eastAsiaTheme="majorEastAsia" w:hAnsi="Cambria Math" w:cs="Calibri"/>
                  <w:color w:val="000000" w:themeColor="text1"/>
                </w:rPr>
                <m:t>i=1</m:t>
              </m:r>
            </m:sub>
            <m:sup>
              <m:r>
                <w:rPr>
                  <w:rStyle w:val="mord"/>
                  <w:rFonts w:ascii="Cambria Math" w:eastAsiaTheme="majorEastAsia" w:hAnsi="Cambria Math" w:cs="Calibri"/>
                  <w:color w:val="000000" w:themeColor="text1"/>
                </w:rPr>
                <m:t>p</m:t>
              </m:r>
            </m:sup>
            <m:e>
              <m:sSub>
                <m:sSubPr>
                  <m:ctrlPr>
                    <w:rPr>
                      <w:rStyle w:val="mord"/>
                      <w:rFonts w:ascii="Cambria Math" w:eastAsiaTheme="majorEastAsia" w:hAnsi="Cambria Math" w:cs="Calibri"/>
                      <w:i/>
                      <w:color w:val="000000" w:themeColor="text1"/>
                    </w:rPr>
                  </m:ctrlPr>
                </m:sSubPr>
                <m:e>
                  <m:r>
                    <w:rPr>
                      <w:rStyle w:val="mord"/>
                      <w:rFonts w:ascii="Cambria Math" w:eastAsiaTheme="majorEastAsia" w:hAnsi="Cambria Math" w:cs="Calibri"/>
                      <w:color w:val="000000" w:themeColor="text1"/>
                    </w:rPr>
                    <m:t>∅</m:t>
                  </m:r>
                </m:e>
                <m:sub>
                  <m:r>
                    <w:rPr>
                      <w:rStyle w:val="mord"/>
                      <w:rFonts w:ascii="Cambria Math" w:eastAsiaTheme="majorEastAsia" w:hAnsi="Cambria Math" w:cs="Calibri"/>
                      <w:color w:val="000000" w:themeColor="text1"/>
                    </w:rPr>
                    <m:t>i</m:t>
                  </m:r>
                </m:sub>
              </m:sSub>
            </m:e>
          </m:nary>
          <m:sSub>
            <m:sSubPr>
              <m:ctrlPr>
                <w:rPr>
                  <w:rStyle w:val="mord"/>
                  <w:rFonts w:ascii="Cambria Math" w:eastAsiaTheme="majorEastAsia" w:hAnsi="Cambria Math" w:cs="Calibri"/>
                  <w:color w:val="000000" w:themeColor="text1"/>
                </w:rPr>
              </m:ctrlPr>
            </m:sSubPr>
            <m:e>
              <m:r>
                <w:rPr>
                  <w:rStyle w:val="mord"/>
                  <w:rFonts w:ascii="Cambria Math" w:eastAsiaTheme="majorEastAsia" w:hAnsi="Cambria Math" w:cs="Calibri"/>
                  <w:color w:val="000000" w:themeColor="text1"/>
                </w:rPr>
                <m:t>FA</m:t>
              </m:r>
            </m:e>
            <m:sub>
              <m:r>
                <w:rPr>
                  <w:rStyle w:val="mord"/>
                  <w:rFonts w:ascii="Cambria Math" w:eastAsiaTheme="majorEastAsia" w:hAnsi="Cambria Math" w:cs="Calibri"/>
                  <w:color w:val="000000" w:themeColor="text1"/>
                </w:rPr>
                <m:t>t-i</m:t>
              </m:r>
            </m:sub>
          </m:sSub>
          <m:r>
            <m:rPr>
              <m:sty m:val="p"/>
            </m:rPr>
            <w:rPr>
              <w:rStyle w:val="mord"/>
              <w:rFonts w:ascii="Cambria Math" w:eastAsiaTheme="majorEastAsia" w:hAnsi="Cambria Math" w:cs="Calibri"/>
              <w:color w:val="000000" w:themeColor="text1"/>
            </w:rPr>
            <m:t xml:space="preserve"> + </m:t>
          </m:r>
          <m:sSub>
            <m:sSubPr>
              <m:ctrlPr>
                <w:rPr>
                  <w:rStyle w:val="mord"/>
                  <w:rFonts w:ascii="Cambria Math" w:eastAsiaTheme="majorEastAsia" w:hAnsi="Cambria Math" w:cs="Calibri"/>
                  <w:color w:val="000000" w:themeColor="text1"/>
                </w:rPr>
              </m:ctrlPr>
            </m:sSubPr>
            <m:e>
              <m:r>
                <w:rPr>
                  <w:rStyle w:val="mord"/>
                  <w:rFonts w:ascii="Cambria Math" w:eastAsiaTheme="majorEastAsia" w:hAnsi="Cambria Math" w:cs="Calibri"/>
                  <w:color w:val="000000" w:themeColor="text1"/>
                </w:rPr>
                <m:t>∈</m:t>
              </m:r>
            </m:e>
            <m:sub>
              <m:r>
                <w:rPr>
                  <w:rStyle w:val="mord"/>
                  <w:rFonts w:ascii="Cambria Math" w:eastAsiaTheme="majorEastAsia" w:hAnsi="Cambria Math" w:cs="Calibri"/>
                  <w:color w:val="000000" w:themeColor="text1"/>
                </w:rPr>
                <m:t>t</m:t>
              </m:r>
            </m:sub>
          </m:sSub>
          <m:r>
            <m:rPr>
              <m:sty m:val="p"/>
            </m:rPr>
            <w:rPr>
              <w:rStyle w:val="vlist-s"/>
              <w:rFonts w:ascii="Cambria Math" w:eastAsiaTheme="majorEastAsia" w:hAnsi="Cambria Math" w:cs="Calibri"/>
              <w:color w:val="000000" w:themeColor="text1"/>
            </w:rPr>
            <m:t>​</m:t>
          </m:r>
        </m:oMath>
      </m:oMathPara>
    </w:p>
    <w:p w14:paraId="63FDF6EA" w14:textId="7405C759"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Where:</w:t>
      </w:r>
    </w:p>
    <w:p w14:paraId="31EC03ED" w14:textId="77777777" w:rsidR="009E028C" w:rsidRPr="004547CE" w:rsidRDefault="003C71B5">
      <w:pPr>
        <w:pStyle w:val="ListParagraph"/>
        <w:numPr>
          <w:ilvl w:val="0"/>
          <w:numId w:val="5"/>
        </w:numPr>
        <w:spacing w:after="160"/>
        <w:jc w:val="both"/>
        <w:rPr>
          <w:rFonts w:ascii="Calibri" w:hAnsi="Calibri" w:cs="Calibri"/>
          <w:color w:val="000000" w:themeColor="text1"/>
        </w:rPr>
      </w:pPr>
      <w:r w:rsidRPr="004547CE">
        <w:rPr>
          <w:rStyle w:val="katex-mathml"/>
          <w:rFonts w:ascii="Calibri" w:eastAsiaTheme="majorEastAsia" w:hAnsi="Calibri" w:cs="Calibri"/>
          <w:color w:val="000000" w:themeColor="text1"/>
        </w:rPr>
        <w:t xml:space="preserve">ΔNFA </w:t>
      </w:r>
      <w:r w:rsidRPr="004547CE">
        <w:rPr>
          <w:rFonts w:ascii="Calibri" w:hAnsi="Calibri" w:cs="Calibri"/>
          <w:color w:val="000000" w:themeColor="text1"/>
        </w:rPr>
        <w:t>is the first difference of the Net Foreign Asset position,</w:t>
      </w:r>
    </w:p>
    <w:p w14:paraId="714ED1A2" w14:textId="77777777" w:rsidR="009E028C" w:rsidRPr="004547CE" w:rsidRDefault="003C71B5">
      <w:pPr>
        <w:pStyle w:val="ListParagraph"/>
        <w:numPr>
          <w:ilvl w:val="0"/>
          <w:numId w:val="5"/>
        </w:numPr>
        <w:spacing w:after="160"/>
        <w:jc w:val="both"/>
        <w:rPr>
          <w:rFonts w:ascii="Calibri" w:hAnsi="Calibri" w:cs="Calibri"/>
          <w:color w:val="000000" w:themeColor="text1"/>
        </w:rPr>
      </w:pPr>
      <w:r w:rsidRPr="004547CE">
        <w:rPr>
          <w:rStyle w:val="katex-mathml"/>
          <w:rFonts w:ascii="Calibri" w:eastAsiaTheme="majorEastAsia" w:hAnsi="Calibri" w:cs="Calibri"/>
          <w:color w:val="000000" w:themeColor="text1"/>
        </w:rPr>
        <w:t>CA</w:t>
      </w:r>
      <w:r w:rsidRPr="004547CE">
        <w:rPr>
          <w:rFonts w:ascii="Calibri" w:hAnsi="Calibri" w:cs="Calibri"/>
          <w:color w:val="000000" w:themeColor="text1"/>
        </w:rPr>
        <w:t>: Current Account,</w:t>
      </w:r>
    </w:p>
    <w:p w14:paraId="5020A5CF" w14:textId="77777777" w:rsidR="009E028C" w:rsidRPr="004547CE" w:rsidRDefault="003C71B5">
      <w:pPr>
        <w:pStyle w:val="ListParagraph"/>
        <w:numPr>
          <w:ilvl w:val="0"/>
          <w:numId w:val="5"/>
        </w:numPr>
        <w:spacing w:after="160"/>
        <w:jc w:val="both"/>
        <w:rPr>
          <w:rFonts w:ascii="Calibri" w:hAnsi="Calibri" w:cs="Calibri"/>
          <w:color w:val="000000" w:themeColor="text1"/>
        </w:rPr>
      </w:pPr>
      <w:r w:rsidRPr="004547CE">
        <w:rPr>
          <w:rStyle w:val="katex-mathml"/>
          <w:rFonts w:ascii="Calibri" w:eastAsiaTheme="majorEastAsia" w:hAnsi="Calibri" w:cs="Calibri"/>
          <w:color w:val="000000" w:themeColor="text1"/>
        </w:rPr>
        <w:t>FDI</w:t>
      </w:r>
      <w:r w:rsidRPr="004547CE">
        <w:rPr>
          <w:rFonts w:ascii="Calibri" w:hAnsi="Calibri" w:cs="Calibri"/>
          <w:color w:val="000000" w:themeColor="text1"/>
        </w:rPr>
        <w:t>: Foreign Direct Investment,</w:t>
      </w:r>
    </w:p>
    <w:p w14:paraId="5A90C98C" w14:textId="77777777" w:rsidR="009E028C" w:rsidRPr="004547CE" w:rsidRDefault="003C71B5">
      <w:pPr>
        <w:pStyle w:val="ListParagraph"/>
        <w:numPr>
          <w:ilvl w:val="0"/>
          <w:numId w:val="5"/>
        </w:numPr>
        <w:spacing w:after="160"/>
        <w:jc w:val="both"/>
        <w:rPr>
          <w:rFonts w:ascii="Calibri" w:hAnsi="Calibri" w:cs="Calibri"/>
          <w:color w:val="000000" w:themeColor="text1"/>
        </w:rPr>
      </w:pPr>
      <w:r w:rsidRPr="004547CE">
        <w:rPr>
          <w:rStyle w:val="katex-mathml"/>
          <w:rFonts w:ascii="Calibri" w:eastAsiaTheme="majorEastAsia" w:hAnsi="Calibri" w:cs="Calibri"/>
          <w:color w:val="000000" w:themeColor="text1"/>
        </w:rPr>
        <w:t>FA</w:t>
      </w:r>
      <w:r w:rsidRPr="004547CE">
        <w:rPr>
          <w:rFonts w:ascii="Calibri" w:hAnsi="Calibri" w:cs="Calibri"/>
          <w:color w:val="000000" w:themeColor="text1"/>
        </w:rPr>
        <w:t>: Financial Account,</w:t>
      </w:r>
    </w:p>
    <w:p w14:paraId="4C7F1ADF" w14:textId="745B29EB" w:rsidR="003C71B5" w:rsidRPr="004547CE" w:rsidRDefault="003C71B5">
      <w:pPr>
        <w:pStyle w:val="ListParagraph"/>
        <w:numPr>
          <w:ilvl w:val="0"/>
          <w:numId w:val="5"/>
        </w:numPr>
        <w:spacing w:after="160"/>
        <w:jc w:val="both"/>
        <w:rPr>
          <w:rFonts w:ascii="Calibri" w:hAnsi="Calibri" w:cs="Calibri"/>
          <w:color w:val="000000" w:themeColor="text1"/>
        </w:rPr>
      </w:pPr>
      <w:r w:rsidRPr="004547CE">
        <w:rPr>
          <w:rStyle w:val="katex-mathml"/>
          <w:rFonts w:ascii="Calibri" w:eastAsiaTheme="majorEastAsia" w:hAnsi="Calibri" w:cs="Calibri"/>
          <w:color w:val="000000" w:themeColor="text1"/>
        </w:rPr>
        <w:t>ε</w:t>
      </w:r>
      <w:r w:rsidRPr="004547CE">
        <w:rPr>
          <w:rStyle w:val="katex-mathml"/>
          <w:rFonts w:ascii="Calibri" w:eastAsiaTheme="majorEastAsia" w:hAnsi="Calibri" w:cs="Calibri"/>
          <w:color w:val="000000" w:themeColor="text1"/>
          <w:vertAlign w:val="subscript"/>
        </w:rPr>
        <w:t>t</w:t>
      </w:r>
      <w:r w:rsidRPr="004547CE">
        <w:rPr>
          <w:rFonts w:ascii="Calibri" w:hAnsi="Calibri" w:cs="Calibri"/>
          <w:color w:val="000000" w:themeColor="text1"/>
        </w:rPr>
        <w:t xml:space="preserve"> error term</w:t>
      </w:r>
      <w:r w:rsidR="009E028C" w:rsidRPr="004547CE">
        <w:rPr>
          <w:rFonts w:ascii="Calibri" w:hAnsi="Calibri" w:cs="Calibri"/>
          <w:color w:val="000000" w:themeColor="text1"/>
        </w:rPr>
        <w:t>.</w:t>
      </w:r>
    </w:p>
    <w:p w14:paraId="20F6488D" w14:textId="5FDCCA48"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All included variables were found to be stationary in levels, as shown in</w:t>
      </w:r>
      <w:r w:rsidR="00FD2B93" w:rsidRPr="004547CE">
        <w:rPr>
          <w:rStyle w:val="Strong"/>
          <w:rFonts w:ascii="Calibri" w:eastAsiaTheme="majorEastAsia" w:hAnsi="Calibri" w:cs="Calibri"/>
          <w:color w:val="000000" w:themeColor="text1"/>
        </w:rPr>
        <w:t xml:space="preserve"> </w:t>
      </w:r>
      <w:r w:rsidR="00FD2B93" w:rsidRPr="004547CE">
        <w:rPr>
          <w:rStyle w:val="Strong"/>
          <w:rFonts w:ascii="Calibri" w:eastAsiaTheme="majorEastAsia" w:hAnsi="Calibri" w:cs="Calibri"/>
          <w:color w:val="000000" w:themeColor="text1"/>
        </w:rPr>
        <w:fldChar w:fldCharType="begin"/>
      </w:r>
      <w:r w:rsidR="00FD2B93" w:rsidRPr="004547CE">
        <w:rPr>
          <w:rStyle w:val="Strong"/>
          <w:rFonts w:ascii="Calibri" w:eastAsiaTheme="majorEastAsia" w:hAnsi="Calibri" w:cs="Calibri"/>
          <w:color w:val="000000" w:themeColor="text1"/>
        </w:rPr>
        <w:instrText xml:space="preserve"> REF _Ref195727592 \h </w:instrText>
      </w:r>
      <w:r w:rsidR="00415056" w:rsidRPr="004547CE">
        <w:rPr>
          <w:rStyle w:val="Strong"/>
          <w:rFonts w:ascii="Calibri" w:eastAsiaTheme="majorEastAsia" w:hAnsi="Calibri" w:cs="Calibri"/>
          <w:color w:val="000000" w:themeColor="text1"/>
        </w:rPr>
        <w:instrText xml:space="preserve"> \* MERGEFORMAT </w:instrText>
      </w:r>
      <w:r w:rsidR="00FD2B93" w:rsidRPr="004547CE">
        <w:rPr>
          <w:rStyle w:val="Strong"/>
          <w:rFonts w:ascii="Calibri" w:eastAsiaTheme="majorEastAsia" w:hAnsi="Calibri" w:cs="Calibri"/>
          <w:color w:val="000000" w:themeColor="text1"/>
        </w:rPr>
      </w:r>
      <w:r w:rsidR="00FD2B93" w:rsidRPr="004547CE">
        <w:rPr>
          <w:rStyle w:val="Strong"/>
          <w:rFonts w:ascii="Calibri" w:eastAsiaTheme="majorEastAsia"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1</w:t>
      </w:r>
      <w:r w:rsidR="00FD2B93" w:rsidRPr="004547CE">
        <w:rPr>
          <w:rStyle w:val="Strong"/>
          <w:rFonts w:ascii="Calibri" w:eastAsiaTheme="majorEastAsia" w:hAnsi="Calibri" w:cs="Calibri"/>
          <w:color w:val="000000" w:themeColor="text1"/>
        </w:rPr>
        <w:fldChar w:fldCharType="end"/>
      </w:r>
      <w:r w:rsidRPr="004547CE">
        <w:rPr>
          <w:rFonts w:ascii="Calibri" w:hAnsi="Calibri" w:cs="Calibri"/>
          <w:color w:val="000000" w:themeColor="text1"/>
        </w:rPr>
        <w:t xml:space="preserve">. Multicollinearity is not a concern in this model </w:t>
      </w:r>
      <w:r w:rsidR="009E028C" w:rsidRPr="004547CE">
        <w:rPr>
          <w:rFonts w:ascii="Calibri" w:hAnsi="Calibri" w:cs="Calibri"/>
          <w:color w:val="000000" w:themeColor="text1"/>
        </w:rPr>
        <w:t>as</w:t>
      </w:r>
      <w:r w:rsidRPr="004547CE">
        <w:rPr>
          <w:rFonts w:ascii="Calibri" w:hAnsi="Calibri" w:cs="Calibri"/>
          <w:color w:val="000000" w:themeColor="text1"/>
        </w:rPr>
        <w:t xml:space="preserve"> all VIF values are below 1.5 (</w:t>
      </w:r>
      <w:r w:rsidR="00FD2B93" w:rsidRPr="004547CE">
        <w:rPr>
          <w:rStyle w:val="Strong"/>
          <w:rFonts w:ascii="Calibri" w:eastAsiaTheme="majorEastAsia" w:hAnsi="Calibri" w:cs="Calibri"/>
          <w:color w:val="000000" w:themeColor="text1"/>
        </w:rPr>
        <w:fldChar w:fldCharType="begin"/>
      </w:r>
      <w:r w:rsidR="00FD2B93" w:rsidRPr="004547CE">
        <w:rPr>
          <w:rFonts w:ascii="Calibri" w:hAnsi="Calibri" w:cs="Calibri"/>
          <w:color w:val="000000" w:themeColor="text1"/>
        </w:rPr>
        <w:instrText xml:space="preserve"> REF _Ref195727667 \h </w:instrText>
      </w:r>
      <w:r w:rsidR="00415056" w:rsidRPr="004547CE">
        <w:rPr>
          <w:rStyle w:val="Strong"/>
          <w:rFonts w:ascii="Calibri" w:eastAsiaTheme="majorEastAsia" w:hAnsi="Calibri" w:cs="Calibri"/>
          <w:color w:val="000000" w:themeColor="text1"/>
        </w:rPr>
        <w:instrText xml:space="preserve"> \* MERGEFORMAT </w:instrText>
      </w:r>
      <w:r w:rsidR="00FD2B93" w:rsidRPr="004547CE">
        <w:rPr>
          <w:rStyle w:val="Strong"/>
          <w:rFonts w:ascii="Calibri" w:eastAsiaTheme="majorEastAsia" w:hAnsi="Calibri" w:cs="Calibri"/>
          <w:color w:val="000000" w:themeColor="text1"/>
        </w:rPr>
      </w:r>
      <w:r w:rsidR="00FD2B93" w:rsidRPr="004547CE">
        <w:rPr>
          <w:rStyle w:val="Strong"/>
          <w:rFonts w:ascii="Calibri" w:eastAsiaTheme="majorEastAsia"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2</w:t>
      </w:r>
      <w:r w:rsidR="00FD2B93" w:rsidRPr="004547CE">
        <w:rPr>
          <w:rStyle w:val="Strong"/>
          <w:rFonts w:ascii="Calibri" w:eastAsiaTheme="majorEastAsia" w:hAnsi="Calibri" w:cs="Calibri"/>
          <w:color w:val="000000" w:themeColor="text1"/>
        </w:rPr>
        <w:fldChar w:fldCharType="end"/>
      </w:r>
      <w:r w:rsidRPr="004547CE">
        <w:rPr>
          <w:rFonts w:ascii="Calibri" w:hAnsi="Calibri" w:cs="Calibri"/>
          <w:color w:val="000000" w:themeColor="text1"/>
        </w:rPr>
        <w:t>). The optimal lag length for the VAR was selected as one based on AIC, BIC, and HQIC values (</w:t>
      </w:r>
      <w:r w:rsidR="00FD2B93" w:rsidRPr="004547CE">
        <w:rPr>
          <w:rStyle w:val="Strong"/>
          <w:rFonts w:ascii="Calibri" w:eastAsiaTheme="majorEastAsia" w:hAnsi="Calibri" w:cs="Calibri"/>
          <w:color w:val="000000" w:themeColor="text1"/>
        </w:rPr>
        <w:fldChar w:fldCharType="begin"/>
      </w:r>
      <w:r w:rsidR="00FD2B93" w:rsidRPr="004547CE">
        <w:rPr>
          <w:rFonts w:ascii="Calibri" w:hAnsi="Calibri" w:cs="Calibri"/>
          <w:color w:val="000000" w:themeColor="text1"/>
        </w:rPr>
        <w:instrText xml:space="preserve"> REF _Ref195727677 \h </w:instrText>
      </w:r>
      <w:r w:rsidR="00415056" w:rsidRPr="004547CE">
        <w:rPr>
          <w:rStyle w:val="Strong"/>
          <w:rFonts w:ascii="Calibri" w:eastAsiaTheme="majorEastAsia" w:hAnsi="Calibri" w:cs="Calibri"/>
          <w:color w:val="000000" w:themeColor="text1"/>
        </w:rPr>
        <w:instrText xml:space="preserve"> \* MERGEFORMAT </w:instrText>
      </w:r>
      <w:r w:rsidR="00FD2B93" w:rsidRPr="004547CE">
        <w:rPr>
          <w:rStyle w:val="Strong"/>
          <w:rFonts w:ascii="Calibri" w:eastAsiaTheme="majorEastAsia" w:hAnsi="Calibri" w:cs="Calibri"/>
          <w:color w:val="000000" w:themeColor="text1"/>
        </w:rPr>
      </w:r>
      <w:r w:rsidR="00FD2B93" w:rsidRPr="004547CE">
        <w:rPr>
          <w:rStyle w:val="Strong"/>
          <w:rFonts w:ascii="Calibri" w:eastAsiaTheme="majorEastAsia"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3</w:t>
      </w:r>
      <w:r w:rsidR="00FD2B93" w:rsidRPr="004547CE">
        <w:rPr>
          <w:rStyle w:val="Strong"/>
          <w:rFonts w:ascii="Calibri" w:eastAsiaTheme="majorEastAsia" w:hAnsi="Calibri" w:cs="Calibri"/>
          <w:color w:val="000000" w:themeColor="text1"/>
        </w:rPr>
        <w:fldChar w:fldCharType="end"/>
      </w:r>
      <w:r w:rsidRPr="004547CE">
        <w:rPr>
          <w:rFonts w:ascii="Calibri" w:hAnsi="Calibri" w:cs="Calibri"/>
          <w:color w:val="000000" w:themeColor="text1"/>
        </w:rPr>
        <w:t>).</w:t>
      </w:r>
    </w:p>
    <w:p w14:paraId="64D46067" w14:textId="1516ABFE" w:rsidR="006F4343" w:rsidRPr="004547CE" w:rsidRDefault="006F4343" w:rsidP="00A44B39">
      <w:pPr>
        <w:pStyle w:val="Caption"/>
        <w:spacing w:after="160"/>
        <w:jc w:val="both"/>
        <w:rPr>
          <w:rFonts w:ascii="Calibri" w:hAnsi="Calibri" w:cs="Calibri"/>
          <w:color w:val="000000" w:themeColor="text1"/>
          <w:sz w:val="24"/>
          <w:szCs w:val="24"/>
        </w:rPr>
      </w:pPr>
      <w:bookmarkStart w:id="14" w:name="_Ref195727592"/>
      <w:r w:rsidRPr="004547CE">
        <w:rPr>
          <w:rFonts w:ascii="Calibri" w:hAnsi="Calibri" w:cs="Calibri"/>
          <w:color w:val="000000" w:themeColor="text1"/>
          <w:sz w:val="24"/>
          <w:szCs w:val="24"/>
        </w:rPr>
        <w:t xml:space="preserve">Table </w:t>
      </w:r>
      <w:r w:rsidR="0064726F" w:rsidRPr="004547CE">
        <w:rPr>
          <w:rFonts w:ascii="Calibri" w:hAnsi="Calibri" w:cs="Calibri"/>
          <w:color w:val="000000" w:themeColor="text1"/>
          <w:sz w:val="24"/>
          <w:szCs w:val="24"/>
        </w:rPr>
        <w:fldChar w:fldCharType="begin"/>
      </w:r>
      <w:r w:rsidR="0064726F" w:rsidRPr="004547CE">
        <w:rPr>
          <w:rFonts w:ascii="Calibri" w:hAnsi="Calibri" w:cs="Calibri"/>
          <w:color w:val="000000" w:themeColor="text1"/>
          <w:sz w:val="24"/>
          <w:szCs w:val="24"/>
        </w:rPr>
        <w:instrText xml:space="preserve"> SEQ Table \* ARABIC </w:instrText>
      </w:r>
      <w:r w:rsidR="0064726F"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w:t>
      </w:r>
      <w:r w:rsidR="0064726F" w:rsidRPr="004547CE">
        <w:rPr>
          <w:rFonts w:ascii="Calibri" w:hAnsi="Calibri" w:cs="Calibri"/>
          <w:noProof/>
          <w:color w:val="000000" w:themeColor="text1"/>
          <w:sz w:val="24"/>
          <w:szCs w:val="24"/>
        </w:rPr>
        <w:fldChar w:fldCharType="end"/>
      </w:r>
      <w:bookmarkEnd w:id="14"/>
      <w:r w:rsidRPr="004547CE">
        <w:rPr>
          <w:rFonts w:ascii="Calibri" w:hAnsi="Calibri" w:cs="Calibri"/>
          <w:color w:val="000000" w:themeColor="text1"/>
          <w:sz w:val="24"/>
          <w:szCs w:val="24"/>
        </w:rPr>
        <w:t xml:space="preserve">. Augmented Dickey-Fuller (ADF) </w:t>
      </w:r>
      <w:r w:rsidR="004754E5" w:rsidRPr="004547CE">
        <w:rPr>
          <w:rFonts w:ascii="Calibri" w:hAnsi="Calibri" w:cs="Calibri"/>
          <w:color w:val="000000" w:themeColor="text1"/>
          <w:sz w:val="24"/>
          <w:szCs w:val="24"/>
        </w:rPr>
        <w:t>t</w:t>
      </w:r>
      <w:r w:rsidRPr="004547CE">
        <w:rPr>
          <w:rFonts w:ascii="Calibri" w:hAnsi="Calibri" w:cs="Calibri"/>
          <w:color w:val="000000" w:themeColor="text1"/>
          <w:sz w:val="24"/>
          <w:szCs w:val="24"/>
        </w:rPr>
        <w:t xml:space="preserve">est </w:t>
      </w:r>
      <w:r w:rsidR="004754E5" w:rsidRPr="004547CE">
        <w:rPr>
          <w:rFonts w:ascii="Calibri" w:hAnsi="Calibri" w:cs="Calibri"/>
          <w:color w:val="000000" w:themeColor="text1"/>
          <w:sz w:val="24"/>
          <w:szCs w:val="24"/>
        </w:rPr>
        <w:t>r</w:t>
      </w:r>
      <w:r w:rsidRPr="004547CE">
        <w:rPr>
          <w:rFonts w:ascii="Calibri" w:hAnsi="Calibri" w:cs="Calibri"/>
          <w:color w:val="000000" w:themeColor="text1"/>
          <w:sz w:val="24"/>
          <w:szCs w:val="24"/>
        </w:rPr>
        <w:t xml:space="preserve">esults – </w:t>
      </w:r>
      <w:r w:rsidR="004754E5" w:rsidRPr="004547CE">
        <w:rPr>
          <w:rFonts w:ascii="Calibri" w:hAnsi="Calibri" w:cs="Calibri"/>
          <w:color w:val="000000" w:themeColor="text1"/>
          <w:sz w:val="24"/>
          <w:szCs w:val="24"/>
        </w:rPr>
        <w:t>c</w:t>
      </w:r>
      <w:r w:rsidRPr="004547CE">
        <w:rPr>
          <w:rFonts w:ascii="Calibri" w:hAnsi="Calibri" w:cs="Calibri"/>
          <w:color w:val="000000" w:themeColor="text1"/>
          <w:sz w:val="24"/>
          <w:szCs w:val="24"/>
        </w:rPr>
        <w:t xml:space="preserve">apital </w:t>
      </w:r>
      <w:r w:rsidR="004754E5" w:rsidRPr="004547CE">
        <w:rPr>
          <w:rFonts w:ascii="Calibri" w:hAnsi="Calibri" w:cs="Calibri"/>
          <w:color w:val="000000" w:themeColor="text1"/>
          <w:sz w:val="24"/>
          <w:szCs w:val="24"/>
        </w:rPr>
        <w:t>f</w:t>
      </w:r>
      <w:r w:rsidRPr="004547CE">
        <w:rPr>
          <w:rFonts w:ascii="Calibri" w:hAnsi="Calibri" w:cs="Calibri"/>
          <w:color w:val="000000" w:themeColor="text1"/>
          <w:sz w:val="24"/>
          <w:szCs w:val="24"/>
        </w:rPr>
        <w:t xml:space="preserve">low </w:t>
      </w:r>
      <w:r w:rsidR="004754E5" w:rsidRPr="004547CE">
        <w:rPr>
          <w:rFonts w:ascii="Calibri" w:hAnsi="Calibri" w:cs="Calibri"/>
          <w:color w:val="000000" w:themeColor="text1"/>
          <w:sz w:val="24"/>
          <w:szCs w:val="24"/>
        </w:rPr>
        <w:t>v</w:t>
      </w:r>
      <w:r w:rsidRPr="004547CE">
        <w:rPr>
          <w:rFonts w:ascii="Calibri" w:hAnsi="Calibri" w:cs="Calibri"/>
          <w:color w:val="000000" w:themeColor="text1"/>
          <w:sz w:val="24"/>
          <w:szCs w:val="24"/>
        </w:rPr>
        <w:t>ariables</w:t>
      </w:r>
    </w:p>
    <w:tbl>
      <w:tblPr>
        <w:tblStyle w:val="PlainTable1"/>
        <w:tblW w:w="7933" w:type="dxa"/>
        <w:tblLook w:val="04A0" w:firstRow="1" w:lastRow="0" w:firstColumn="1" w:lastColumn="0" w:noHBand="0" w:noVBand="1"/>
      </w:tblPr>
      <w:tblGrid>
        <w:gridCol w:w="4673"/>
        <w:gridCol w:w="1134"/>
        <w:gridCol w:w="2126"/>
      </w:tblGrid>
      <w:tr w:rsidR="004547CE" w:rsidRPr="004547CE" w14:paraId="39C1B646" w14:textId="77777777" w:rsidTr="00E0401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3" w:type="dxa"/>
            <w:hideMark/>
          </w:tcPr>
          <w:p w14:paraId="68C94CB0"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Series</w:t>
            </w:r>
          </w:p>
        </w:tc>
        <w:tc>
          <w:tcPr>
            <w:tcW w:w="1134" w:type="dxa"/>
            <w:hideMark/>
          </w:tcPr>
          <w:p w14:paraId="0D8FEF08" w14:textId="77777777" w:rsidR="00883B62" w:rsidRPr="004547CE" w:rsidRDefault="00883B62"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p-value</w:t>
            </w:r>
          </w:p>
        </w:tc>
        <w:tc>
          <w:tcPr>
            <w:tcW w:w="2126" w:type="dxa"/>
          </w:tcPr>
          <w:p w14:paraId="65D1B961" w14:textId="77777777" w:rsidR="00883B62" w:rsidRPr="004547CE" w:rsidRDefault="00883B62"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p>
        </w:tc>
      </w:tr>
      <w:tr w:rsidR="004547CE" w:rsidRPr="004547CE" w14:paraId="07448CBC" w14:textId="77777777" w:rsidTr="00E040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3" w:type="dxa"/>
            <w:hideMark/>
          </w:tcPr>
          <w:p w14:paraId="577A74D1"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FDI_Total</w:t>
            </w:r>
          </w:p>
        </w:tc>
        <w:tc>
          <w:tcPr>
            <w:tcW w:w="1134" w:type="dxa"/>
            <w:hideMark/>
          </w:tcPr>
          <w:p w14:paraId="0FE06A84"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0.000  </w:t>
            </w:r>
          </w:p>
        </w:tc>
        <w:tc>
          <w:tcPr>
            <w:tcW w:w="2126" w:type="dxa"/>
          </w:tcPr>
          <w:p w14:paraId="2F6315B5"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Stationary</w:t>
            </w:r>
          </w:p>
        </w:tc>
      </w:tr>
      <w:tr w:rsidR="004547CE" w:rsidRPr="004547CE" w14:paraId="3E4E0987" w14:textId="77777777" w:rsidTr="00E0401E">
        <w:trPr>
          <w:trHeight w:val="288"/>
        </w:trPr>
        <w:tc>
          <w:tcPr>
            <w:cnfStyle w:val="001000000000" w:firstRow="0" w:lastRow="0" w:firstColumn="1" w:lastColumn="0" w:oddVBand="0" w:evenVBand="0" w:oddHBand="0" w:evenHBand="0" w:firstRowFirstColumn="0" w:firstRowLastColumn="0" w:lastRowFirstColumn="0" w:lastRowLastColumn="0"/>
            <w:tcW w:w="4673" w:type="dxa"/>
            <w:hideMark/>
          </w:tcPr>
          <w:p w14:paraId="6BD7C2D0"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Financial Account</w:t>
            </w:r>
          </w:p>
        </w:tc>
        <w:tc>
          <w:tcPr>
            <w:tcW w:w="1134" w:type="dxa"/>
            <w:hideMark/>
          </w:tcPr>
          <w:p w14:paraId="4F59A072"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0.000  </w:t>
            </w:r>
          </w:p>
        </w:tc>
        <w:tc>
          <w:tcPr>
            <w:tcW w:w="2126" w:type="dxa"/>
          </w:tcPr>
          <w:p w14:paraId="3C6D0B0F"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Stationary</w:t>
            </w:r>
          </w:p>
        </w:tc>
      </w:tr>
      <w:tr w:rsidR="004547CE" w:rsidRPr="004547CE" w14:paraId="6E562D6B" w14:textId="77777777" w:rsidTr="00E0401E">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73" w:type="dxa"/>
            <w:hideMark/>
          </w:tcPr>
          <w:p w14:paraId="52D05A08"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Net Financial Account – Direct Investment</w:t>
            </w:r>
          </w:p>
        </w:tc>
        <w:tc>
          <w:tcPr>
            <w:tcW w:w="1134" w:type="dxa"/>
            <w:hideMark/>
          </w:tcPr>
          <w:p w14:paraId="1E1AC484"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0.000  </w:t>
            </w:r>
          </w:p>
        </w:tc>
        <w:tc>
          <w:tcPr>
            <w:tcW w:w="2126" w:type="dxa"/>
          </w:tcPr>
          <w:p w14:paraId="03F1CD1B"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Stationary</w:t>
            </w:r>
          </w:p>
        </w:tc>
      </w:tr>
      <w:tr w:rsidR="004547CE" w:rsidRPr="004547CE" w14:paraId="182CEE8E" w14:textId="77777777" w:rsidTr="00E0401E">
        <w:trPr>
          <w:trHeight w:val="288"/>
        </w:trPr>
        <w:tc>
          <w:tcPr>
            <w:cnfStyle w:val="001000000000" w:firstRow="0" w:lastRow="0" w:firstColumn="1" w:lastColumn="0" w:oddVBand="0" w:evenVBand="0" w:oddHBand="0" w:evenHBand="0" w:firstRowFirstColumn="0" w:firstRowLastColumn="0" w:lastRowFirstColumn="0" w:lastRowLastColumn="0"/>
            <w:tcW w:w="4673" w:type="dxa"/>
            <w:hideMark/>
          </w:tcPr>
          <w:p w14:paraId="7B194CF1"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Net Financial Account – Portfolio Investment</w:t>
            </w:r>
          </w:p>
        </w:tc>
        <w:tc>
          <w:tcPr>
            <w:tcW w:w="1134" w:type="dxa"/>
            <w:hideMark/>
          </w:tcPr>
          <w:p w14:paraId="14A9A91F"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0.000  </w:t>
            </w:r>
          </w:p>
        </w:tc>
        <w:tc>
          <w:tcPr>
            <w:tcW w:w="2126" w:type="dxa"/>
          </w:tcPr>
          <w:p w14:paraId="4BC9CF92"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Stationary</w:t>
            </w:r>
          </w:p>
        </w:tc>
      </w:tr>
      <w:tr w:rsidR="004547CE" w:rsidRPr="004547CE" w14:paraId="70FF9CB5" w14:textId="77777777" w:rsidTr="00E040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3" w:type="dxa"/>
            <w:hideMark/>
          </w:tcPr>
          <w:p w14:paraId="0EC88140"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Net Financial Account – Other Investment</w:t>
            </w:r>
          </w:p>
        </w:tc>
        <w:tc>
          <w:tcPr>
            <w:tcW w:w="1134" w:type="dxa"/>
            <w:hideMark/>
          </w:tcPr>
          <w:p w14:paraId="3D13288D"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0.0005</w:t>
            </w:r>
          </w:p>
        </w:tc>
        <w:tc>
          <w:tcPr>
            <w:tcW w:w="2126" w:type="dxa"/>
          </w:tcPr>
          <w:p w14:paraId="23077AD2"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Stationary</w:t>
            </w:r>
          </w:p>
        </w:tc>
      </w:tr>
      <w:tr w:rsidR="004547CE" w:rsidRPr="004547CE" w14:paraId="46C5B500" w14:textId="77777777" w:rsidTr="00E0401E">
        <w:trPr>
          <w:trHeight w:val="288"/>
        </w:trPr>
        <w:tc>
          <w:tcPr>
            <w:cnfStyle w:val="001000000000" w:firstRow="0" w:lastRow="0" w:firstColumn="1" w:lastColumn="0" w:oddVBand="0" w:evenVBand="0" w:oddHBand="0" w:evenHBand="0" w:firstRowFirstColumn="0" w:firstRowLastColumn="0" w:lastRowFirstColumn="0" w:lastRowLastColumn="0"/>
            <w:tcW w:w="4673" w:type="dxa"/>
            <w:hideMark/>
          </w:tcPr>
          <w:p w14:paraId="192BC477"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Net Financial Account – Reserve Assets</w:t>
            </w:r>
          </w:p>
        </w:tc>
        <w:tc>
          <w:tcPr>
            <w:tcW w:w="1134" w:type="dxa"/>
            <w:hideMark/>
          </w:tcPr>
          <w:p w14:paraId="3F1CD4AF"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0.000  </w:t>
            </w:r>
          </w:p>
        </w:tc>
        <w:tc>
          <w:tcPr>
            <w:tcW w:w="2126" w:type="dxa"/>
          </w:tcPr>
          <w:p w14:paraId="5018140A"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Stationary</w:t>
            </w:r>
          </w:p>
        </w:tc>
      </w:tr>
      <w:tr w:rsidR="004547CE" w:rsidRPr="004547CE" w14:paraId="4EEDB759" w14:textId="77777777" w:rsidTr="00E0401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3" w:type="dxa"/>
            <w:hideMark/>
          </w:tcPr>
          <w:p w14:paraId="29BD9406"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Current Account</w:t>
            </w:r>
          </w:p>
        </w:tc>
        <w:tc>
          <w:tcPr>
            <w:tcW w:w="1134" w:type="dxa"/>
            <w:hideMark/>
          </w:tcPr>
          <w:p w14:paraId="68E4678B"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0.000  </w:t>
            </w:r>
          </w:p>
        </w:tc>
        <w:tc>
          <w:tcPr>
            <w:tcW w:w="2126" w:type="dxa"/>
          </w:tcPr>
          <w:p w14:paraId="1D6536A2"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Stationary</w:t>
            </w:r>
          </w:p>
        </w:tc>
      </w:tr>
      <w:tr w:rsidR="004547CE" w:rsidRPr="004547CE" w14:paraId="7533C20A" w14:textId="77777777" w:rsidTr="00E0401E">
        <w:trPr>
          <w:trHeight w:val="288"/>
        </w:trPr>
        <w:tc>
          <w:tcPr>
            <w:cnfStyle w:val="001000000000" w:firstRow="0" w:lastRow="0" w:firstColumn="1" w:lastColumn="0" w:oddVBand="0" w:evenVBand="0" w:oddHBand="0" w:evenHBand="0" w:firstRowFirstColumn="0" w:firstRowLastColumn="0" w:lastRowFirstColumn="0" w:lastRowLastColumn="0"/>
            <w:tcW w:w="4673" w:type="dxa"/>
            <w:hideMark/>
          </w:tcPr>
          <w:p w14:paraId="109FAAA6"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NFA (Percent Change)</w:t>
            </w:r>
          </w:p>
        </w:tc>
        <w:tc>
          <w:tcPr>
            <w:tcW w:w="1134" w:type="dxa"/>
            <w:hideMark/>
          </w:tcPr>
          <w:p w14:paraId="5862698F"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0.000  </w:t>
            </w:r>
          </w:p>
        </w:tc>
        <w:tc>
          <w:tcPr>
            <w:tcW w:w="2126" w:type="dxa"/>
          </w:tcPr>
          <w:p w14:paraId="5278892F"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Stationary</w:t>
            </w:r>
          </w:p>
        </w:tc>
      </w:tr>
    </w:tbl>
    <w:p w14:paraId="05B18C34" w14:textId="77777777" w:rsidR="006F4343" w:rsidRPr="004547CE" w:rsidRDefault="006F4343" w:rsidP="00A44B39">
      <w:pPr>
        <w:pStyle w:val="Caption"/>
        <w:spacing w:after="160"/>
        <w:jc w:val="both"/>
        <w:rPr>
          <w:rFonts w:ascii="Calibri" w:hAnsi="Calibri" w:cs="Calibri"/>
          <w:color w:val="000000" w:themeColor="text1"/>
          <w:sz w:val="24"/>
          <w:szCs w:val="24"/>
        </w:rPr>
      </w:pPr>
    </w:p>
    <w:p w14:paraId="6D69500D" w14:textId="1934AC7D" w:rsidR="006F4343" w:rsidRPr="004547CE" w:rsidRDefault="006F4343" w:rsidP="00A44B39">
      <w:pPr>
        <w:pStyle w:val="Caption"/>
        <w:spacing w:after="160"/>
        <w:jc w:val="both"/>
        <w:rPr>
          <w:rFonts w:ascii="Calibri" w:eastAsiaTheme="minorHAnsi" w:hAnsi="Calibri" w:cs="Calibri"/>
          <w:color w:val="000000" w:themeColor="text1"/>
          <w:kern w:val="2"/>
          <w:sz w:val="24"/>
          <w:szCs w:val="24"/>
          <w14:ligatures w14:val="standardContextual"/>
        </w:rPr>
      </w:pPr>
      <w:bookmarkStart w:id="15" w:name="_Ref195727667"/>
      <w:r w:rsidRPr="004547CE">
        <w:rPr>
          <w:rFonts w:ascii="Calibri" w:hAnsi="Calibri" w:cs="Calibri"/>
          <w:color w:val="000000" w:themeColor="text1"/>
          <w:sz w:val="24"/>
          <w:szCs w:val="24"/>
        </w:rPr>
        <w:t xml:space="preserve">Table </w:t>
      </w:r>
      <w:r w:rsidR="0064726F" w:rsidRPr="004547CE">
        <w:rPr>
          <w:rFonts w:ascii="Calibri" w:hAnsi="Calibri" w:cs="Calibri"/>
          <w:color w:val="000000" w:themeColor="text1"/>
          <w:sz w:val="24"/>
          <w:szCs w:val="24"/>
        </w:rPr>
        <w:fldChar w:fldCharType="begin"/>
      </w:r>
      <w:r w:rsidR="0064726F" w:rsidRPr="004547CE">
        <w:rPr>
          <w:rFonts w:ascii="Calibri" w:hAnsi="Calibri" w:cs="Calibri"/>
          <w:color w:val="000000" w:themeColor="text1"/>
          <w:sz w:val="24"/>
          <w:szCs w:val="24"/>
        </w:rPr>
        <w:instrText xml:space="preserve"> SEQ Table \* ARABIC </w:instrText>
      </w:r>
      <w:r w:rsidR="0064726F"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2</w:t>
      </w:r>
      <w:r w:rsidR="0064726F" w:rsidRPr="004547CE">
        <w:rPr>
          <w:rFonts w:ascii="Calibri" w:hAnsi="Calibri" w:cs="Calibri"/>
          <w:noProof/>
          <w:color w:val="000000" w:themeColor="text1"/>
          <w:sz w:val="24"/>
          <w:szCs w:val="24"/>
        </w:rPr>
        <w:fldChar w:fldCharType="end"/>
      </w:r>
      <w:bookmarkEnd w:id="15"/>
      <w:r w:rsidRPr="004547CE">
        <w:rPr>
          <w:rFonts w:ascii="Calibri" w:hAnsi="Calibri" w:cs="Calibri"/>
          <w:color w:val="000000" w:themeColor="text1"/>
          <w:sz w:val="24"/>
          <w:szCs w:val="24"/>
        </w:rPr>
        <w:t xml:space="preserve">. Variance </w:t>
      </w:r>
      <w:r w:rsidR="004754E5" w:rsidRPr="004547CE">
        <w:rPr>
          <w:rFonts w:ascii="Calibri" w:hAnsi="Calibri" w:cs="Calibri"/>
          <w:color w:val="000000" w:themeColor="text1"/>
          <w:sz w:val="24"/>
          <w:szCs w:val="24"/>
        </w:rPr>
        <w:t>i</w:t>
      </w:r>
      <w:r w:rsidRPr="004547CE">
        <w:rPr>
          <w:rFonts w:ascii="Calibri" w:hAnsi="Calibri" w:cs="Calibri"/>
          <w:color w:val="000000" w:themeColor="text1"/>
          <w:sz w:val="24"/>
          <w:szCs w:val="24"/>
        </w:rPr>
        <w:t xml:space="preserve">nflation </w:t>
      </w:r>
      <w:r w:rsidR="004754E5" w:rsidRPr="004547CE">
        <w:rPr>
          <w:rFonts w:ascii="Calibri" w:hAnsi="Calibri" w:cs="Calibri"/>
          <w:color w:val="000000" w:themeColor="text1"/>
          <w:sz w:val="24"/>
          <w:szCs w:val="24"/>
        </w:rPr>
        <w:t>f</w:t>
      </w:r>
      <w:r w:rsidRPr="004547CE">
        <w:rPr>
          <w:rFonts w:ascii="Calibri" w:hAnsi="Calibri" w:cs="Calibri"/>
          <w:color w:val="000000" w:themeColor="text1"/>
          <w:sz w:val="24"/>
          <w:szCs w:val="24"/>
        </w:rPr>
        <w:t>actors (VIF) –</w:t>
      </w:r>
      <w:r w:rsidR="004754E5" w:rsidRPr="004547CE">
        <w:rPr>
          <w:rFonts w:ascii="Calibri" w:hAnsi="Calibri" w:cs="Calibri"/>
          <w:color w:val="000000" w:themeColor="text1"/>
          <w:sz w:val="24"/>
          <w:szCs w:val="24"/>
        </w:rPr>
        <w:t xml:space="preserve"> c</w:t>
      </w:r>
      <w:r w:rsidRPr="004547CE">
        <w:rPr>
          <w:rFonts w:ascii="Calibri" w:hAnsi="Calibri" w:cs="Calibri"/>
          <w:color w:val="000000" w:themeColor="text1"/>
          <w:sz w:val="24"/>
          <w:szCs w:val="24"/>
        </w:rPr>
        <w:t xml:space="preserve">apital </w:t>
      </w:r>
      <w:r w:rsidR="004754E5" w:rsidRPr="004547CE">
        <w:rPr>
          <w:rFonts w:ascii="Calibri" w:hAnsi="Calibri" w:cs="Calibri"/>
          <w:color w:val="000000" w:themeColor="text1"/>
          <w:sz w:val="24"/>
          <w:szCs w:val="24"/>
        </w:rPr>
        <w:t>f</w:t>
      </w:r>
      <w:r w:rsidRPr="004547CE">
        <w:rPr>
          <w:rFonts w:ascii="Calibri" w:hAnsi="Calibri" w:cs="Calibri"/>
          <w:color w:val="000000" w:themeColor="text1"/>
          <w:sz w:val="24"/>
          <w:szCs w:val="24"/>
        </w:rPr>
        <w:t xml:space="preserve">low </w:t>
      </w:r>
      <w:r w:rsidR="004754E5" w:rsidRPr="004547CE">
        <w:rPr>
          <w:rFonts w:ascii="Calibri" w:hAnsi="Calibri" w:cs="Calibri"/>
          <w:color w:val="000000" w:themeColor="text1"/>
          <w:sz w:val="24"/>
          <w:szCs w:val="24"/>
        </w:rPr>
        <w:t>v</w:t>
      </w:r>
      <w:r w:rsidRPr="004547CE">
        <w:rPr>
          <w:rFonts w:ascii="Calibri" w:hAnsi="Calibri" w:cs="Calibri"/>
          <w:color w:val="000000" w:themeColor="text1"/>
          <w:sz w:val="24"/>
          <w:szCs w:val="24"/>
        </w:rPr>
        <w:t>ariables</w:t>
      </w:r>
    </w:p>
    <w:tbl>
      <w:tblPr>
        <w:tblStyle w:val="PlainTable1"/>
        <w:tblW w:w="0" w:type="auto"/>
        <w:tblLook w:val="0420" w:firstRow="1" w:lastRow="0" w:firstColumn="0" w:lastColumn="0" w:noHBand="0" w:noVBand="1"/>
      </w:tblPr>
      <w:tblGrid>
        <w:gridCol w:w="4675"/>
        <w:gridCol w:w="4675"/>
      </w:tblGrid>
      <w:tr w:rsidR="004547CE" w:rsidRPr="004547CE" w14:paraId="116E118F" w14:textId="77777777" w:rsidTr="00E0401E">
        <w:trPr>
          <w:cnfStyle w:val="100000000000" w:firstRow="1" w:lastRow="0" w:firstColumn="0" w:lastColumn="0" w:oddVBand="0" w:evenVBand="0" w:oddHBand="0" w:evenHBand="0" w:firstRowFirstColumn="0" w:firstRowLastColumn="0" w:lastRowFirstColumn="0" w:lastRowLastColumn="0"/>
        </w:trPr>
        <w:tc>
          <w:tcPr>
            <w:tcW w:w="4675" w:type="dxa"/>
          </w:tcPr>
          <w:p w14:paraId="0BFDE866"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Variable</w:t>
            </w:r>
          </w:p>
        </w:tc>
        <w:tc>
          <w:tcPr>
            <w:tcW w:w="4675" w:type="dxa"/>
          </w:tcPr>
          <w:p w14:paraId="26C93E77"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VIF</w:t>
            </w:r>
          </w:p>
        </w:tc>
      </w:tr>
      <w:tr w:rsidR="004547CE" w:rsidRPr="004547CE" w14:paraId="4153D4D7" w14:textId="77777777" w:rsidTr="00E0401E">
        <w:trPr>
          <w:cnfStyle w:val="000000100000" w:firstRow="0" w:lastRow="0" w:firstColumn="0" w:lastColumn="0" w:oddVBand="0" w:evenVBand="0" w:oddHBand="1" w:evenHBand="0" w:firstRowFirstColumn="0" w:firstRowLastColumn="0" w:lastRowFirstColumn="0" w:lastRowLastColumn="0"/>
        </w:trPr>
        <w:tc>
          <w:tcPr>
            <w:tcW w:w="4675" w:type="dxa"/>
          </w:tcPr>
          <w:p w14:paraId="46A44283"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FDI_Total</w:t>
            </w:r>
          </w:p>
        </w:tc>
        <w:tc>
          <w:tcPr>
            <w:tcW w:w="4675" w:type="dxa"/>
          </w:tcPr>
          <w:p w14:paraId="269871D6"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1.030310</w:t>
            </w:r>
          </w:p>
        </w:tc>
      </w:tr>
      <w:tr w:rsidR="004547CE" w:rsidRPr="004547CE" w14:paraId="70A30DCA" w14:textId="77777777" w:rsidTr="00E0401E">
        <w:tc>
          <w:tcPr>
            <w:tcW w:w="4675" w:type="dxa"/>
          </w:tcPr>
          <w:p w14:paraId="48191B7D"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Financial_Account</w:t>
            </w:r>
          </w:p>
        </w:tc>
        <w:tc>
          <w:tcPr>
            <w:tcW w:w="4675" w:type="dxa"/>
          </w:tcPr>
          <w:p w14:paraId="06406D05"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1.494540</w:t>
            </w:r>
          </w:p>
        </w:tc>
      </w:tr>
      <w:tr w:rsidR="004547CE" w:rsidRPr="004547CE" w14:paraId="52BE551F" w14:textId="77777777" w:rsidTr="00E0401E">
        <w:trPr>
          <w:cnfStyle w:val="000000100000" w:firstRow="0" w:lastRow="0" w:firstColumn="0" w:lastColumn="0" w:oddVBand="0" w:evenVBand="0" w:oddHBand="1" w:evenHBand="0" w:firstRowFirstColumn="0" w:firstRowLastColumn="0" w:lastRowFirstColumn="0" w:lastRowLastColumn="0"/>
        </w:trPr>
        <w:tc>
          <w:tcPr>
            <w:tcW w:w="4675" w:type="dxa"/>
          </w:tcPr>
          <w:p w14:paraId="3A54E855"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Net Financial account - Direct investment</w:t>
            </w:r>
          </w:p>
        </w:tc>
        <w:tc>
          <w:tcPr>
            <w:tcW w:w="4675" w:type="dxa"/>
          </w:tcPr>
          <w:p w14:paraId="6661D892"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1.440681</w:t>
            </w:r>
          </w:p>
        </w:tc>
      </w:tr>
      <w:tr w:rsidR="004547CE" w:rsidRPr="004547CE" w14:paraId="6A522EA8" w14:textId="77777777" w:rsidTr="00E0401E">
        <w:tc>
          <w:tcPr>
            <w:tcW w:w="4675" w:type="dxa"/>
          </w:tcPr>
          <w:p w14:paraId="6AD4584E"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lastRenderedPageBreak/>
              <w:t>Net Financial account - Portfolio investment</w:t>
            </w:r>
          </w:p>
        </w:tc>
        <w:tc>
          <w:tcPr>
            <w:tcW w:w="4675" w:type="dxa"/>
          </w:tcPr>
          <w:p w14:paraId="6F4CA491"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1.102951</w:t>
            </w:r>
          </w:p>
        </w:tc>
      </w:tr>
      <w:tr w:rsidR="004547CE" w:rsidRPr="004547CE" w14:paraId="2AF340B3" w14:textId="77777777" w:rsidTr="00E0401E">
        <w:trPr>
          <w:cnfStyle w:val="000000100000" w:firstRow="0" w:lastRow="0" w:firstColumn="0" w:lastColumn="0" w:oddVBand="0" w:evenVBand="0" w:oddHBand="1" w:evenHBand="0" w:firstRowFirstColumn="0" w:firstRowLastColumn="0" w:lastRowFirstColumn="0" w:lastRowLastColumn="0"/>
        </w:trPr>
        <w:tc>
          <w:tcPr>
            <w:tcW w:w="4675" w:type="dxa"/>
          </w:tcPr>
          <w:p w14:paraId="6DD4D718"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Net Financial account - Other investment</w:t>
            </w:r>
          </w:p>
        </w:tc>
        <w:tc>
          <w:tcPr>
            <w:tcW w:w="4675" w:type="dxa"/>
          </w:tcPr>
          <w:p w14:paraId="194C9B6C"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1.079682</w:t>
            </w:r>
          </w:p>
        </w:tc>
      </w:tr>
      <w:tr w:rsidR="004547CE" w:rsidRPr="004547CE" w14:paraId="40640CB5" w14:textId="77777777" w:rsidTr="00E0401E">
        <w:tc>
          <w:tcPr>
            <w:tcW w:w="4675" w:type="dxa"/>
          </w:tcPr>
          <w:p w14:paraId="5105CAEC"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Net Financial account - Reserve assets</w:t>
            </w:r>
          </w:p>
        </w:tc>
        <w:tc>
          <w:tcPr>
            <w:tcW w:w="4675" w:type="dxa"/>
          </w:tcPr>
          <w:p w14:paraId="6646ACE7"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1.155643</w:t>
            </w:r>
          </w:p>
        </w:tc>
      </w:tr>
      <w:tr w:rsidR="004547CE" w:rsidRPr="004547CE" w14:paraId="79BAE1E8" w14:textId="77777777" w:rsidTr="00E0401E">
        <w:trPr>
          <w:cnfStyle w:val="000000100000" w:firstRow="0" w:lastRow="0" w:firstColumn="0" w:lastColumn="0" w:oddVBand="0" w:evenVBand="0" w:oddHBand="1" w:evenHBand="0" w:firstRowFirstColumn="0" w:firstRowLastColumn="0" w:lastRowFirstColumn="0" w:lastRowLastColumn="0"/>
        </w:trPr>
        <w:tc>
          <w:tcPr>
            <w:tcW w:w="4675" w:type="dxa"/>
          </w:tcPr>
          <w:p w14:paraId="59486015"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Current_Account</w:t>
            </w:r>
          </w:p>
        </w:tc>
        <w:tc>
          <w:tcPr>
            <w:tcW w:w="4675" w:type="dxa"/>
          </w:tcPr>
          <w:p w14:paraId="489AE7C9"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1.018592</w:t>
            </w:r>
          </w:p>
        </w:tc>
      </w:tr>
      <w:tr w:rsidR="004547CE" w:rsidRPr="004547CE" w14:paraId="016B69A1" w14:textId="77777777" w:rsidTr="00E0401E">
        <w:tc>
          <w:tcPr>
            <w:tcW w:w="4675" w:type="dxa"/>
          </w:tcPr>
          <w:p w14:paraId="117983F6"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NFA_Pct_Change</w:t>
            </w:r>
          </w:p>
        </w:tc>
        <w:tc>
          <w:tcPr>
            <w:tcW w:w="4675" w:type="dxa"/>
          </w:tcPr>
          <w:p w14:paraId="7DC81F73"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1.101540</w:t>
            </w:r>
          </w:p>
        </w:tc>
      </w:tr>
    </w:tbl>
    <w:p w14:paraId="43890A42" w14:textId="77777777" w:rsidR="00484F38" w:rsidRPr="004547CE" w:rsidRDefault="00484F38" w:rsidP="00A44B39">
      <w:pPr>
        <w:pStyle w:val="Caption"/>
        <w:spacing w:after="160"/>
        <w:jc w:val="both"/>
        <w:rPr>
          <w:rFonts w:ascii="Calibri" w:hAnsi="Calibri" w:cs="Calibri"/>
          <w:color w:val="000000" w:themeColor="text1"/>
          <w:sz w:val="24"/>
          <w:szCs w:val="24"/>
        </w:rPr>
      </w:pPr>
    </w:p>
    <w:p w14:paraId="2B72F248" w14:textId="19AAC497" w:rsidR="006F4343" w:rsidRPr="004547CE" w:rsidRDefault="00484F38" w:rsidP="00A44B39">
      <w:pPr>
        <w:pStyle w:val="Caption"/>
        <w:spacing w:after="160"/>
        <w:jc w:val="both"/>
        <w:rPr>
          <w:rFonts w:ascii="Calibri" w:hAnsi="Calibri" w:cs="Calibri"/>
          <w:color w:val="000000" w:themeColor="text1"/>
          <w:sz w:val="24"/>
          <w:szCs w:val="24"/>
        </w:rPr>
      </w:pPr>
      <w:bookmarkStart w:id="16" w:name="_Ref195727677"/>
      <w:r w:rsidRPr="004547CE">
        <w:rPr>
          <w:rFonts w:ascii="Calibri" w:hAnsi="Calibri" w:cs="Calibri"/>
          <w:color w:val="000000" w:themeColor="text1"/>
          <w:sz w:val="24"/>
          <w:szCs w:val="24"/>
        </w:rPr>
        <w:t xml:space="preserve">Table </w:t>
      </w:r>
      <w:r w:rsidR="0064726F" w:rsidRPr="004547CE">
        <w:rPr>
          <w:rFonts w:ascii="Calibri" w:hAnsi="Calibri" w:cs="Calibri"/>
          <w:color w:val="000000" w:themeColor="text1"/>
          <w:sz w:val="24"/>
          <w:szCs w:val="24"/>
        </w:rPr>
        <w:fldChar w:fldCharType="begin"/>
      </w:r>
      <w:r w:rsidR="0064726F" w:rsidRPr="004547CE">
        <w:rPr>
          <w:rFonts w:ascii="Calibri" w:hAnsi="Calibri" w:cs="Calibri"/>
          <w:color w:val="000000" w:themeColor="text1"/>
          <w:sz w:val="24"/>
          <w:szCs w:val="24"/>
        </w:rPr>
        <w:instrText xml:space="preserve"> SEQ Table \* ARABIC </w:instrText>
      </w:r>
      <w:r w:rsidR="0064726F"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3</w:t>
      </w:r>
      <w:r w:rsidR="0064726F" w:rsidRPr="004547CE">
        <w:rPr>
          <w:rFonts w:ascii="Calibri" w:hAnsi="Calibri" w:cs="Calibri"/>
          <w:noProof/>
          <w:color w:val="000000" w:themeColor="text1"/>
          <w:sz w:val="24"/>
          <w:szCs w:val="24"/>
        </w:rPr>
        <w:fldChar w:fldCharType="end"/>
      </w:r>
      <w:bookmarkEnd w:id="16"/>
      <w:r w:rsidRPr="004547CE">
        <w:rPr>
          <w:rFonts w:ascii="Calibri" w:hAnsi="Calibri" w:cs="Calibri"/>
          <w:color w:val="000000" w:themeColor="text1"/>
          <w:sz w:val="24"/>
          <w:szCs w:val="24"/>
        </w:rPr>
        <w:t xml:space="preserve">. Lag </w:t>
      </w:r>
      <w:r w:rsidR="009E0459">
        <w:rPr>
          <w:rFonts w:ascii="Calibri" w:hAnsi="Calibri" w:cs="Calibri"/>
          <w:color w:val="000000" w:themeColor="text1"/>
          <w:sz w:val="24"/>
          <w:szCs w:val="24"/>
        </w:rPr>
        <w:t>o</w:t>
      </w:r>
      <w:r w:rsidRPr="004547CE">
        <w:rPr>
          <w:rFonts w:ascii="Calibri" w:hAnsi="Calibri" w:cs="Calibri"/>
          <w:color w:val="000000" w:themeColor="text1"/>
          <w:sz w:val="24"/>
          <w:szCs w:val="24"/>
        </w:rPr>
        <w:t xml:space="preserve">rder </w:t>
      </w:r>
      <w:r w:rsidR="009E0459">
        <w:rPr>
          <w:rFonts w:ascii="Calibri" w:hAnsi="Calibri" w:cs="Calibri"/>
          <w:color w:val="000000" w:themeColor="text1"/>
          <w:sz w:val="24"/>
          <w:szCs w:val="24"/>
        </w:rPr>
        <w:t>s</w:t>
      </w:r>
      <w:r w:rsidRPr="004547CE">
        <w:rPr>
          <w:rFonts w:ascii="Calibri" w:hAnsi="Calibri" w:cs="Calibri"/>
          <w:color w:val="000000" w:themeColor="text1"/>
          <w:sz w:val="24"/>
          <w:szCs w:val="24"/>
        </w:rPr>
        <w:t xml:space="preserve">election – </w:t>
      </w:r>
      <w:r w:rsidR="009E0459">
        <w:rPr>
          <w:rFonts w:ascii="Calibri" w:hAnsi="Calibri" w:cs="Calibri"/>
          <w:color w:val="000000" w:themeColor="text1"/>
          <w:sz w:val="24"/>
          <w:szCs w:val="24"/>
        </w:rPr>
        <w:t>c</w:t>
      </w:r>
      <w:r w:rsidRPr="004547CE">
        <w:rPr>
          <w:rFonts w:ascii="Calibri" w:hAnsi="Calibri" w:cs="Calibri"/>
          <w:color w:val="000000" w:themeColor="text1"/>
          <w:sz w:val="24"/>
          <w:szCs w:val="24"/>
        </w:rPr>
        <w:t xml:space="preserve">apital </w:t>
      </w:r>
      <w:r w:rsidR="009E0459">
        <w:rPr>
          <w:rFonts w:ascii="Calibri" w:hAnsi="Calibri" w:cs="Calibri"/>
          <w:color w:val="000000" w:themeColor="text1"/>
          <w:sz w:val="24"/>
          <w:szCs w:val="24"/>
        </w:rPr>
        <w:t>fl</w:t>
      </w:r>
      <w:r w:rsidRPr="004547CE">
        <w:rPr>
          <w:rFonts w:ascii="Calibri" w:hAnsi="Calibri" w:cs="Calibri"/>
          <w:color w:val="000000" w:themeColor="text1"/>
          <w:sz w:val="24"/>
          <w:szCs w:val="24"/>
        </w:rPr>
        <w:t xml:space="preserve">ows </w:t>
      </w:r>
      <w:r w:rsidR="009E0459">
        <w:rPr>
          <w:rFonts w:ascii="Calibri" w:hAnsi="Calibri" w:cs="Calibri"/>
          <w:color w:val="000000" w:themeColor="text1"/>
          <w:sz w:val="24"/>
          <w:szCs w:val="24"/>
        </w:rPr>
        <w:t>m</w:t>
      </w:r>
      <w:r w:rsidRPr="004547CE">
        <w:rPr>
          <w:rFonts w:ascii="Calibri" w:hAnsi="Calibri" w:cs="Calibri"/>
          <w:color w:val="000000" w:themeColor="text1"/>
          <w:sz w:val="24"/>
          <w:szCs w:val="24"/>
        </w:rPr>
        <w:t>odel</w:t>
      </w:r>
    </w:p>
    <w:tbl>
      <w:tblPr>
        <w:tblStyle w:val="PlainTable1"/>
        <w:tblW w:w="0" w:type="auto"/>
        <w:tblLook w:val="0420" w:firstRow="1" w:lastRow="0" w:firstColumn="0" w:lastColumn="0" w:noHBand="0" w:noVBand="1"/>
      </w:tblPr>
      <w:tblGrid>
        <w:gridCol w:w="1870"/>
        <w:gridCol w:w="1870"/>
        <w:gridCol w:w="1870"/>
        <w:gridCol w:w="1870"/>
        <w:gridCol w:w="1870"/>
      </w:tblGrid>
      <w:tr w:rsidR="004547CE" w:rsidRPr="004547CE" w14:paraId="59F1B213" w14:textId="77777777" w:rsidTr="00E0401E">
        <w:trPr>
          <w:cnfStyle w:val="100000000000" w:firstRow="1" w:lastRow="0" w:firstColumn="0" w:lastColumn="0" w:oddVBand="0" w:evenVBand="0" w:oddHBand="0" w:evenHBand="0" w:firstRowFirstColumn="0" w:firstRowLastColumn="0" w:lastRowFirstColumn="0" w:lastRowLastColumn="0"/>
        </w:trPr>
        <w:tc>
          <w:tcPr>
            <w:tcW w:w="1870" w:type="dxa"/>
          </w:tcPr>
          <w:p w14:paraId="19669038"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Lag Order</w:t>
            </w:r>
          </w:p>
        </w:tc>
        <w:tc>
          <w:tcPr>
            <w:tcW w:w="1870" w:type="dxa"/>
          </w:tcPr>
          <w:p w14:paraId="0EB76E9B"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AIC</w:t>
            </w:r>
          </w:p>
        </w:tc>
        <w:tc>
          <w:tcPr>
            <w:tcW w:w="1870" w:type="dxa"/>
          </w:tcPr>
          <w:p w14:paraId="2E1AD942"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BIC</w:t>
            </w:r>
          </w:p>
        </w:tc>
        <w:tc>
          <w:tcPr>
            <w:tcW w:w="1870" w:type="dxa"/>
          </w:tcPr>
          <w:p w14:paraId="570D89DC"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FPE</w:t>
            </w:r>
          </w:p>
        </w:tc>
        <w:tc>
          <w:tcPr>
            <w:tcW w:w="1870" w:type="dxa"/>
          </w:tcPr>
          <w:p w14:paraId="3D6EAD0D"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HQIC</w:t>
            </w:r>
          </w:p>
        </w:tc>
      </w:tr>
      <w:tr w:rsidR="004547CE" w:rsidRPr="004547CE" w14:paraId="594A8D1A" w14:textId="77777777" w:rsidTr="00E0401E">
        <w:trPr>
          <w:cnfStyle w:val="000000100000" w:firstRow="0" w:lastRow="0" w:firstColumn="0" w:lastColumn="0" w:oddVBand="0" w:evenVBand="0" w:oddHBand="1" w:evenHBand="0" w:firstRowFirstColumn="0" w:firstRowLastColumn="0" w:lastRowFirstColumn="0" w:lastRowLastColumn="0"/>
        </w:trPr>
        <w:tc>
          <w:tcPr>
            <w:tcW w:w="1870" w:type="dxa"/>
          </w:tcPr>
          <w:p w14:paraId="28496164"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0</w:t>
            </w:r>
          </w:p>
        </w:tc>
        <w:tc>
          <w:tcPr>
            <w:tcW w:w="1870" w:type="dxa"/>
          </w:tcPr>
          <w:p w14:paraId="2229EEAE"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52.09</w:t>
            </w:r>
          </w:p>
        </w:tc>
        <w:tc>
          <w:tcPr>
            <w:tcW w:w="1870" w:type="dxa"/>
          </w:tcPr>
          <w:p w14:paraId="3DB64946"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52.28</w:t>
            </w:r>
          </w:p>
        </w:tc>
        <w:tc>
          <w:tcPr>
            <w:tcW w:w="1870" w:type="dxa"/>
          </w:tcPr>
          <w:p w14:paraId="1525E7E3"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4.208e+22</w:t>
            </w:r>
          </w:p>
        </w:tc>
        <w:tc>
          <w:tcPr>
            <w:tcW w:w="1870" w:type="dxa"/>
          </w:tcPr>
          <w:p w14:paraId="6A3DA0B1"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52.15</w:t>
            </w:r>
          </w:p>
        </w:tc>
      </w:tr>
      <w:tr w:rsidR="004547CE" w:rsidRPr="004547CE" w14:paraId="5BF0A68E" w14:textId="77777777" w:rsidTr="00E0401E">
        <w:tc>
          <w:tcPr>
            <w:tcW w:w="1870" w:type="dxa"/>
          </w:tcPr>
          <w:p w14:paraId="1C140061"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1</w:t>
            </w:r>
          </w:p>
        </w:tc>
        <w:tc>
          <w:tcPr>
            <w:tcW w:w="1870" w:type="dxa"/>
          </w:tcPr>
          <w:p w14:paraId="465F4C39" w14:textId="77777777" w:rsidR="00883B62" w:rsidRPr="004547CE" w:rsidRDefault="00883B62" w:rsidP="00A44B39">
            <w:pPr>
              <w:spacing w:after="160"/>
              <w:jc w:val="both"/>
              <w:rPr>
                <w:rFonts w:ascii="Calibri" w:hAnsi="Calibri" w:cs="Calibri"/>
                <w:b/>
                <w:bCs/>
                <w:color w:val="000000" w:themeColor="text1"/>
              </w:rPr>
            </w:pPr>
            <w:r w:rsidRPr="004547CE">
              <w:rPr>
                <w:rFonts w:ascii="Calibri" w:hAnsi="Calibri" w:cs="Calibri"/>
                <w:b/>
                <w:bCs/>
                <w:color w:val="000000" w:themeColor="text1"/>
              </w:rPr>
              <w:t>51.10</w:t>
            </w:r>
          </w:p>
        </w:tc>
        <w:tc>
          <w:tcPr>
            <w:tcW w:w="1870" w:type="dxa"/>
          </w:tcPr>
          <w:p w14:paraId="50FC0F62" w14:textId="77777777" w:rsidR="00883B62" w:rsidRPr="004547CE" w:rsidRDefault="00883B62" w:rsidP="00A44B39">
            <w:pPr>
              <w:spacing w:after="160"/>
              <w:jc w:val="both"/>
              <w:rPr>
                <w:rFonts w:ascii="Calibri" w:hAnsi="Calibri" w:cs="Calibri"/>
                <w:b/>
                <w:bCs/>
                <w:color w:val="000000" w:themeColor="text1"/>
              </w:rPr>
            </w:pPr>
            <w:r w:rsidRPr="004547CE">
              <w:rPr>
                <w:rFonts w:ascii="Calibri" w:hAnsi="Calibri" w:cs="Calibri"/>
                <w:b/>
                <w:bCs/>
                <w:color w:val="000000" w:themeColor="text1"/>
              </w:rPr>
              <w:t>52.01</w:t>
            </w:r>
          </w:p>
        </w:tc>
        <w:tc>
          <w:tcPr>
            <w:tcW w:w="1870" w:type="dxa"/>
          </w:tcPr>
          <w:p w14:paraId="70E6F2EC" w14:textId="77777777" w:rsidR="00883B62" w:rsidRPr="004547CE" w:rsidRDefault="00883B62" w:rsidP="00A44B39">
            <w:pPr>
              <w:spacing w:after="160"/>
              <w:jc w:val="both"/>
              <w:rPr>
                <w:rFonts w:ascii="Calibri" w:hAnsi="Calibri" w:cs="Calibri"/>
                <w:b/>
                <w:bCs/>
                <w:color w:val="000000" w:themeColor="text1"/>
              </w:rPr>
            </w:pPr>
            <w:r w:rsidRPr="004547CE">
              <w:rPr>
                <w:rFonts w:ascii="Calibri" w:hAnsi="Calibri" w:cs="Calibri"/>
                <w:b/>
                <w:bCs/>
                <w:color w:val="000000" w:themeColor="text1"/>
              </w:rPr>
              <w:t>1.569e+22</w:t>
            </w:r>
          </w:p>
        </w:tc>
        <w:tc>
          <w:tcPr>
            <w:tcW w:w="1870" w:type="dxa"/>
          </w:tcPr>
          <w:p w14:paraId="67023D25" w14:textId="77777777" w:rsidR="00883B62" w:rsidRPr="004547CE" w:rsidRDefault="00883B62" w:rsidP="00A44B39">
            <w:pPr>
              <w:spacing w:after="160"/>
              <w:jc w:val="both"/>
              <w:rPr>
                <w:rFonts w:ascii="Calibri" w:hAnsi="Calibri" w:cs="Calibri"/>
                <w:b/>
                <w:bCs/>
                <w:color w:val="000000" w:themeColor="text1"/>
              </w:rPr>
            </w:pPr>
            <w:r w:rsidRPr="004547CE">
              <w:rPr>
                <w:rFonts w:ascii="Calibri" w:hAnsi="Calibri" w:cs="Calibri"/>
                <w:b/>
                <w:bCs/>
                <w:color w:val="000000" w:themeColor="text1"/>
              </w:rPr>
              <w:t>51.40</w:t>
            </w:r>
          </w:p>
        </w:tc>
      </w:tr>
      <w:tr w:rsidR="004547CE" w:rsidRPr="004547CE" w14:paraId="2B969F53" w14:textId="77777777" w:rsidTr="00E0401E">
        <w:trPr>
          <w:cnfStyle w:val="000000100000" w:firstRow="0" w:lastRow="0" w:firstColumn="0" w:lastColumn="0" w:oddVBand="0" w:evenVBand="0" w:oddHBand="1" w:evenHBand="0" w:firstRowFirstColumn="0" w:firstRowLastColumn="0" w:lastRowFirstColumn="0" w:lastRowLastColumn="0"/>
        </w:trPr>
        <w:tc>
          <w:tcPr>
            <w:tcW w:w="1870" w:type="dxa"/>
          </w:tcPr>
          <w:p w14:paraId="3A3287ED"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2</w:t>
            </w:r>
          </w:p>
        </w:tc>
        <w:tc>
          <w:tcPr>
            <w:tcW w:w="1870" w:type="dxa"/>
          </w:tcPr>
          <w:p w14:paraId="3F956FFB"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51.70</w:t>
            </w:r>
          </w:p>
        </w:tc>
        <w:tc>
          <w:tcPr>
            <w:tcW w:w="1870" w:type="dxa"/>
          </w:tcPr>
          <w:p w14:paraId="62F5C4B3"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53.35</w:t>
            </w:r>
          </w:p>
        </w:tc>
        <w:tc>
          <w:tcPr>
            <w:tcW w:w="1870" w:type="dxa"/>
          </w:tcPr>
          <w:p w14:paraId="0988030A"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3.022e+22</w:t>
            </w:r>
          </w:p>
        </w:tc>
        <w:tc>
          <w:tcPr>
            <w:tcW w:w="1870" w:type="dxa"/>
          </w:tcPr>
          <w:p w14:paraId="41E93B59"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52.25</w:t>
            </w:r>
          </w:p>
        </w:tc>
      </w:tr>
    </w:tbl>
    <w:p w14:paraId="5A85B1E7" w14:textId="77777777" w:rsidR="00484F38" w:rsidRPr="004547CE" w:rsidRDefault="00484F38" w:rsidP="00A44B39">
      <w:pPr>
        <w:spacing w:after="160"/>
        <w:jc w:val="both"/>
        <w:rPr>
          <w:rFonts w:ascii="Calibri" w:hAnsi="Calibri" w:cs="Calibri"/>
          <w:color w:val="000000" w:themeColor="text1"/>
        </w:rPr>
      </w:pPr>
    </w:p>
    <w:p w14:paraId="528AC336" w14:textId="6D45AD23" w:rsidR="00FC67CC" w:rsidRPr="00FC67CC" w:rsidRDefault="009E028C" w:rsidP="00FC67CC">
      <w:pPr>
        <w:pStyle w:val="Heading4"/>
        <w:spacing w:before="0" w:after="160"/>
        <w:jc w:val="both"/>
        <w:rPr>
          <w:rFonts w:ascii="Calibri" w:eastAsia="Times New Roman" w:hAnsi="Calibri" w:cs="Calibri"/>
          <w:i w:val="0"/>
          <w:iCs w:val="0"/>
          <w:color w:val="000000" w:themeColor="text1"/>
          <w:sz w:val="28"/>
          <w:szCs w:val="28"/>
        </w:rPr>
      </w:pPr>
      <w:r w:rsidRPr="004547CE">
        <w:rPr>
          <w:rFonts w:ascii="Calibri" w:eastAsia="Times New Roman" w:hAnsi="Calibri" w:cs="Calibri"/>
          <w:i w:val="0"/>
          <w:iCs w:val="0"/>
          <w:color w:val="000000" w:themeColor="text1"/>
          <w:sz w:val="28"/>
          <w:szCs w:val="28"/>
        </w:rPr>
        <w:t xml:space="preserve">3.3.2 </w:t>
      </w:r>
      <w:r w:rsidR="00883B62" w:rsidRPr="004547CE">
        <w:rPr>
          <w:rFonts w:ascii="Calibri" w:eastAsia="Times New Roman" w:hAnsi="Calibri" w:cs="Calibri"/>
          <w:i w:val="0"/>
          <w:iCs w:val="0"/>
          <w:color w:val="000000" w:themeColor="text1"/>
          <w:sz w:val="28"/>
          <w:szCs w:val="28"/>
        </w:rPr>
        <w:t>VAR Model on Valuation Effects</w:t>
      </w:r>
    </w:p>
    <w:p w14:paraId="0372BDD5" w14:textId="647AB551" w:rsidR="003C71B5" w:rsidRPr="004547CE" w:rsidRDefault="003C71B5" w:rsidP="00A44B39">
      <w:pPr>
        <w:spacing w:after="160"/>
        <w:jc w:val="both"/>
        <w:rPr>
          <w:rFonts w:ascii="Calibri" w:hAnsi="Calibri" w:cs="Calibri"/>
          <w:color w:val="000000" w:themeColor="text1"/>
        </w:rPr>
      </w:pPr>
      <w:r w:rsidRPr="004547CE">
        <w:rPr>
          <w:rFonts w:ascii="Calibri" w:hAnsi="Calibri" w:cs="Calibri"/>
          <w:color w:val="000000" w:themeColor="text1"/>
        </w:rPr>
        <w:t>The VAR model examining valuation-related variables is specified as:</w:t>
      </w:r>
    </w:p>
    <w:p w14:paraId="66AC95BB" w14:textId="62BDA32E" w:rsidR="003C71B5" w:rsidRPr="004547CE" w:rsidRDefault="003C71B5" w:rsidP="00A44B39">
      <w:pPr>
        <w:spacing w:after="160"/>
        <w:jc w:val="both"/>
        <w:rPr>
          <w:rStyle w:val="mord"/>
          <w:rFonts w:ascii="Calibri" w:hAnsi="Calibri" w:cs="Calibri"/>
          <w:color w:val="000000" w:themeColor="text1"/>
        </w:rPr>
      </w:pPr>
      <m:oMathPara>
        <m:oMath>
          <m:r>
            <m:rPr>
              <m:sty m:val="p"/>
            </m:rPr>
            <w:rPr>
              <w:rStyle w:val="mord"/>
              <w:rFonts w:ascii="Cambria Math" w:eastAsiaTheme="majorEastAsia" w:hAnsi="Cambria Math" w:cs="Calibri"/>
              <w:color w:val="000000" w:themeColor="text1"/>
            </w:rPr>
            <m:t>Δ</m:t>
          </m:r>
          <m:r>
            <w:rPr>
              <w:rStyle w:val="mord"/>
              <w:rFonts w:ascii="Cambria Math" w:eastAsiaTheme="majorEastAsia" w:hAnsi="Cambria Math" w:cs="Calibri"/>
              <w:color w:val="000000" w:themeColor="text1"/>
            </w:rPr>
            <m:t>NFAt</m:t>
          </m:r>
          <m:r>
            <m:rPr>
              <m:sty m:val="p"/>
            </m:rPr>
            <w:rPr>
              <w:rStyle w:val="vlist-s"/>
              <w:rFonts w:ascii="Cambria Math" w:eastAsiaTheme="majorEastAsia" w:hAnsi="Cambria Math" w:cs="Calibri"/>
              <w:color w:val="000000" w:themeColor="text1"/>
            </w:rPr>
            <m:t>​</m:t>
          </m:r>
          <m:r>
            <m:rPr>
              <m:sty m:val="p"/>
            </m:rPr>
            <w:rPr>
              <w:rStyle w:val="mrel"/>
              <w:rFonts w:ascii="Cambria Math" w:eastAsiaTheme="majorEastAsia" w:hAnsi="Cambria Math" w:cs="Calibri"/>
              <w:color w:val="000000" w:themeColor="text1"/>
            </w:rPr>
            <m:t>=</m:t>
          </m:r>
          <m:r>
            <w:rPr>
              <w:rStyle w:val="mord"/>
              <w:rFonts w:ascii="Cambria Math" w:eastAsiaTheme="majorEastAsia" w:hAnsi="Cambria Math" w:cs="Calibri"/>
              <w:color w:val="000000" w:themeColor="text1"/>
            </w:rPr>
            <m:t>α</m:t>
          </m:r>
          <m:r>
            <m:rPr>
              <m:sty m:val="p"/>
            </m:rPr>
            <w:rPr>
              <w:rStyle w:val="mbin"/>
              <w:rFonts w:ascii="Cambria Math" w:eastAsiaTheme="majorEastAsia" w:hAnsi="Cambria Math" w:cs="Calibri"/>
              <w:color w:val="000000" w:themeColor="text1"/>
            </w:rPr>
            <m:t>+</m:t>
          </m:r>
          <m:nary>
            <m:naryPr>
              <m:chr m:val="∑"/>
              <m:limLoc m:val="undOvr"/>
              <m:ctrlPr>
                <w:rPr>
                  <w:rStyle w:val="mord"/>
                  <w:rFonts w:ascii="Cambria Math" w:eastAsiaTheme="majorEastAsia" w:hAnsi="Cambria Math" w:cs="Calibri"/>
                  <w:color w:val="000000" w:themeColor="text1"/>
                </w:rPr>
              </m:ctrlPr>
            </m:naryPr>
            <m:sub>
              <m:r>
                <w:rPr>
                  <w:rStyle w:val="mord"/>
                  <w:rFonts w:ascii="Cambria Math" w:eastAsiaTheme="majorEastAsia" w:hAnsi="Cambria Math" w:cs="Calibri"/>
                  <w:color w:val="000000" w:themeColor="text1"/>
                </w:rPr>
                <m:t>i=1</m:t>
              </m:r>
            </m:sub>
            <m:sup>
              <m:r>
                <w:rPr>
                  <w:rStyle w:val="mord"/>
                  <w:rFonts w:ascii="Cambria Math" w:eastAsiaTheme="majorEastAsia" w:hAnsi="Cambria Math" w:cs="Calibri"/>
                  <w:color w:val="000000" w:themeColor="text1"/>
                </w:rPr>
                <m:t>p</m:t>
              </m:r>
            </m:sup>
            <m:e>
              <m:sSub>
                <m:sSubPr>
                  <m:ctrlPr>
                    <w:rPr>
                      <w:rStyle w:val="mord"/>
                      <w:rFonts w:ascii="Cambria Math" w:eastAsiaTheme="majorEastAsia" w:hAnsi="Cambria Math" w:cs="Calibri"/>
                      <w:i/>
                      <w:color w:val="000000" w:themeColor="text1"/>
                    </w:rPr>
                  </m:ctrlPr>
                </m:sSubPr>
                <m:e>
                  <m:r>
                    <w:rPr>
                      <w:rStyle w:val="mord"/>
                      <w:rFonts w:ascii="Cambria Math" w:eastAsiaTheme="majorEastAsia" w:hAnsi="Cambria Math" w:cs="Calibri"/>
                      <w:color w:val="000000" w:themeColor="text1"/>
                    </w:rPr>
                    <m:t>β</m:t>
                  </m:r>
                </m:e>
                <m:sub>
                  <m:r>
                    <w:rPr>
                      <w:rStyle w:val="mord"/>
                      <w:rFonts w:ascii="Cambria Math" w:eastAsiaTheme="majorEastAsia" w:hAnsi="Cambria Math" w:cs="Calibri"/>
                      <w:color w:val="000000" w:themeColor="text1"/>
                    </w:rPr>
                    <m:t>i</m:t>
                  </m:r>
                </m:sub>
              </m:sSub>
            </m:e>
          </m:nary>
          <m:r>
            <m:rPr>
              <m:sty m:val="p"/>
            </m:rPr>
            <w:rPr>
              <w:rStyle w:val="vlist-s"/>
              <w:rFonts w:ascii="Cambria Math" w:eastAsiaTheme="majorEastAsia" w:hAnsi="Cambria Math" w:cs="Calibri"/>
              <w:color w:val="000000" w:themeColor="text1"/>
            </w:rPr>
            <m:t>∆</m:t>
          </m:r>
          <m:sSub>
            <m:sSubPr>
              <m:ctrlPr>
                <w:rPr>
                  <w:rStyle w:val="vlist-s"/>
                  <w:rFonts w:ascii="Cambria Math" w:eastAsiaTheme="majorEastAsia" w:hAnsi="Cambria Math" w:cs="Calibri"/>
                  <w:color w:val="000000" w:themeColor="text1"/>
                </w:rPr>
              </m:ctrlPr>
            </m:sSubPr>
            <m:e>
              <m:r>
                <w:rPr>
                  <w:rStyle w:val="vlist-s"/>
                  <w:rFonts w:ascii="Cambria Math" w:eastAsiaTheme="majorEastAsia" w:hAnsi="Cambria Math" w:cs="Calibri"/>
                  <w:color w:val="000000" w:themeColor="text1"/>
                </w:rPr>
                <m:t>NFA</m:t>
              </m:r>
            </m:e>
            <m:sub>
              <m:r>
                <w:rPr>
                  <w:rStyle w:val="vlist-s"/>
                  <w:rFonts w:ascii="Cambria Math" w:eastAsiaTheme="majorEastAsia" w:hAnsi="Cambria Math" w:cs="Calibri"/>
                  <w:color w:val="000000" w:themeColor="text1"/>
                </w:rPr>
                <m:t>t-i</m:t>
              </m:r>
            </m:sub>
          </m:sSub>
          <m:r>
            <m:rPr>
              <m:sty m:val="p"/>
            </m:rPr>
            <w:rPr>
              <w:rStyle w:val="vlist-s"/>
              <w:rFonts w:ascii="Cambria Math" w:eastAsiaTheme="majorEastAsia" w:hAnsi="Cambria Math" w:cs="Calibri"/>
              <w:color w:val="000000" w:themeColor="text1"/>
            </w:rPr>
            <m:t>​</m:t>
          </m:r>
          <m:r>
            <m:rPr>
              <m:sty m:val="p"/>
            </m:rPr>
            <w:rPr>
              <w:rStyle w:val="mbin"/>
              <w:rFonts w:ascii="Cambria Math" w:eastAsiaTheme="majorEastAsia" w:hAnsi="Cambria Math" w:cs="Calibri"/>
              <w:color w:val="000000" w:themeColor="text1"/>
            </w:rPr>
            <m:t>+</m:t>
          </m:r>
          <m:nary>
            <m:naryPr>
              <m:chr m:val="∑"/>
              <m:limLoc m:val="undOvr"/>
              <m:ctrlPr>
                <w:rPr>
                  <w:rStyle w:val="mord"/>
                  <w:rFonts w:ascii="Cambria Math" w:eastAsiaTheme="majorEastAsia" w:hAnsi="Cambria Math" w:cs="Calibri"/>
                  <w:color w:val="000000" w:themeColor="text1"/>
                </w:rPr>
              </m:ctrlPr>
            </m:naryPr>
            <m:sub>
              <m:r>
                <w:rPr>
                  <w:rStyle w:val="mord"/>
                  <w:rFonts w:ascii="Cambria Math" w:eastAsiaTheme="majorEastAsia" w:hAnsi="Cambria Math" w:cs="Calibri"/>
                  <w:color w:val="000000" w:themeColor="text1"/>
                </w:rPr>
                <m:t>i=1</m:t>
              </m:r>
            </m:sub>
            <m:sup>
              <m:r>
                <w:rPr>
                  <w:rStyle w:val="mord"/>
                  <w:rFonts w:ascii="Cambria Math" w:eastAsiaTheme="majorEastAsia" w:hAnsi="Cambria Math" w:cs="Calibri"/>
                  <w:color w:val="000000" w:themeColor="text1"/>
                </w:rPr>
                <m:t>p</m:t>
              </m:r>
            </m:sup>
            <m:e>
              <m:sSub>
                <m:sSubPr>
                  <m:ctrlPr>
                    <w:rPr>
                      <w:rStyle w:val="mord"/>
                      <w:rFonts w:ascii="Cambria Math" w:eastAsiaTheme="majorEastAsia" w:hAnsi="Cambria Math" w:cs="Calibri"/>
                      <w:i/>
                      <w:color w:val="000000" w:themeColor="text1"/>
                    </w:rPr>
                  </m:ctrlPr>
                </m:sSubPr>
                <m:e>
                  <m:r>
                    <w:rPr>
                      <w:rStyle w:val="mord"/>
                      <w:rFonts w:ascii="Cambria Math" w:eastAsiaTheme="majorEastAsia" w:hAnsi="Cambria Math" w:cs="Calibri"/>
                      <w:color w:val="000000" w:themeColor="text1"/>
                    </w:rPr>
                    <m:t>θ</m:t>
                  </m:r>
                </m:e>
                <m:sub>
                  <m:r>
                    <w:rPr>
                      <w:rStyle w:val="mord"/>
                      <w:rFonts w:ascii="Cambria Math" w:eastAsiaTheme="majorEastAsia" w:hAnsi="Cambria Math" w:cs="Calibri"/>
                      <w:color w:val="000000" w:themeColor="text1"/>
                    </w:rPr>
                    <m:t>i</m:t>
                  </m:r>
                </m:sub>
              </m:sSub>
            </m:e>
          </m:nary>
          <m:sSub>
            <m:sSubPr>
              <m:ctrlPr>
                <w:rPr>
                  <w:rStyle w:val="vlist-s"/>
                  <w:rFonts w:ascii="Cambria Math" w:eastAsiaTheme="majorEastAsia" w:hAnsi="Cambria Math" w:cs="Calibri"/>
                  <w:color w:val="000000" w:themeColor="text1"/>
                </w:rPr>
              </m:ctrlPr>
            </m:sSubPr>
            <m:e>
              <m:r>
                <w:rPr>
                  <w:rStyle w:val="vlist-s"/>
                  <w:rFonts w:ascii="Cambria Math" w:eastAsiaTheme="majorEastAsia" w:hAnsi="Cambria Math" w:cs="Calibri"/>
                  <w:color w:val="000000" w:themeColor="text1"/>
                </w:rPr>
                <m:t>Gold</m:t>
              </m:r>
            </m:e>
            <m:sub>
              <m:r>
                <w:rPr>
                  <w:rStyle w:val="vlist-s"/>
                  <w:rFonts w:ascii="Cambria Math" w:eastAsiaTheme="majorEastAsia" w:hAnsi="Cambria Math" w:cs="Calibri"/>
                  <w:color w:val="000000" w:themeColor="text1"/>
                </w:rPr>
                <m:t>t-i</m:t>
              </m:r>
            </m:sub>
          </m:sSub>
          <m:r>
            <m:rPr>
              <m:sty m:val="p"/>
            </m:rPr>
            <w:rPr>
              <w:rStyle w:val="mbin"/>
              <w:rFonts w:ascii="Cambria Math" w:eastAsiaTheme="majorEastAsia" w:hAnsi="Cambria Math" w:cs="Calibri"/>
              <w:color w:val="000000" w:themeColor="text1"/>
            </w:rPr>
            <m:t>+</m:t>
          </m:r>
          <m:nary>
            <m:naryPr>
              <m:chr m:val="∑"/>
              <m:limLoc m:val="undOvr"/>
              <m:ctrlPr>
                <w:rPr>
                  <w:rStyle w:val="mord"/>
                  <w:rFonts w:ascii="Cambria Math" w:eastAsiaTheme="majorEastAsia" w:hAnsi="Cambria Math" w:cs="Calibri"/>
                  <w:color w:val="000000" w:themeColor="text1"/>
                </w:rPr>
              </m:ctrlPr>
            </m:naryPr>
            <m:sub>
              <m:r>
                <w:rPr>
                  <w:rStyle w:val="mord"/>
                  <w:rFonts w:ascii="Cambria Math" w:eastAsiaTheme="majorEastAsia" w:hAnsi="Cambria Math" w:cs="Calibri"/>
                  <w:color w:val="000000" w:themeColor="text1"/>
                </w:rPr>
                <m:t>i=1</m:t>
              </m:r>
            </m:sub>
            <m:sup>
              <m:r>
                <w:rPr>
                  <w:rStyle w:val="mord"/>
                  <w:rFonts w:ascii="Cambria Math" w:eastAsiaTheme="majorEastAsia" w:hAnsi="Cambria Math" w:cs="Calibri"/>
                  <w:color w:val="000000" w:themeColor="text1"/>
                </w:rPr>
                <m:t>p</m:t>
              </m:r>
            </m:sup>
            <m:e>
              <m:sSub>
                <m:sSubPr>
                  <m:ctrlPr>
                    <w:rPr>
                      <w:rStyle w:val="mord"/>
                      <w:rFonts w:ascii="Cambria Math" w:eastAsiaTheme="majorEastAsia" w:hAnsi="Cambria Math" w:cs="Calibri"/>
                      <w:i/>
                      <w:color w:val="000000" w:themeColor="text1"/>
                    </w:rPr>
                  </m:ctrlPr>
                </m:sSubPr>
                <m:e>
                  <m:r>
                    <w:rPr>
                      <w:rStyle w:val="mord"/>
                      <w:rFonts w:ascii="Cambria Math" w:eastAsiaTheme="majorEastAsia" w:hAnsi="Cambria Math" w:cs="Calibri"/>
                      <w:color w:val="000000" w:themeColor="text1"/>
                    </w:rPr>
                    <m:t>φ</m:t>
                  </m:r>
                </m:e>
                <m:sub>
                  <m:r>
                    <w:rPr>
                      <w:rStyle w:val="mord"/>
                      <w:rFonts w:ascii="Cambria Math" w:eastAsiaTheme="majorEastAsia" w:hAnsi="Cambria Math" w:cs="Calibri"/>
                      <w:color w:val="000000" w:themeColor="text1"/>
                    </w:rPr>
                    <m:t>i</m:t>
                  </m:r>
                </m:sub>
              </m:sSub>
            </m:e>
          </m:nary>
          <m:sSub>
            <m:sSubPr>
              <m:ctrlPr>
                <w:rPr>
                  <w:rStyle w:val="vlist-s"/>
                  <w:rFonts w:ascii="Cambria Math" w:eastAsiaTheme="majorEastAsia" w:hAnsi="Cambria Math" w:cs="Calibri"/>
                  <w:color w:val="000000" w:themeColor="text1"/>
                </w:rPr>
              </m:ctrlPr>
            </m:sSubPr>
            <m:e>
              <m:r>
                <w:rPr>
                  <w:rStyle w:val="vlist-s"/>
                  <w:rFonts w:ascii="Cambria Math" w:eastAsiaTheme="majorEastAsia" w:hAnsi="Cambria Math" w:cs="Calibri"/>
                  <w:color w:val="000000" w:themeColor="text1"/>
                </w:rPr>
                <m:t>DJIA</m:t>
              </m:r>
            </m:e>
            <m:sub>
              <m:r>
                <w:rPr>
                  <w:rStyle w:val="vlist-s"/>
                  <w:rFonts w:ascii="Cambria Math" w:eastAsiaTheme="majorEastAsia" w:hAnsi="Cambria Math" w:cs="Calibri"/>
                  <w:color w:val="000000" w:themeColor="text1"/>
                </w:rPr>
                <m:t>t-i</m:t>
              </m:r>
            </m:sub>
          </m:sSub>
          <m:r>
            <m:rPr>
              <m:sty m:val="p"/>
            </m:rPr>
            <w:rPr>
              <w:rStyle w:val="mbin"/>
              <w:rFonts w:ascii="Cambria Math" w:eastAsiaTheme="majorEastAsia" w:hAnsi="Cambria Math" w:cs="Calibri"/>
              <w:color w:val="000000" w:themeColor="text1"/>
            </w:rPr>
            <m:t>+</m:t>
          </m:r>
          <m:nary>
            <m:naryPr>
              <m:chr m:val="∑"/>
              <m:limLoc m:val="undOvr"/>
              <m:ctrlPr>
                <w:rPr>
                  <w:rStyle w:val="mord"/>
                  <w:rFonts w:ascii="Cambria Math" w:eastAsiaTheme="majorEastAsia" w:hAnsi="Cambria Math" w:cs="Calibri"/>
                  <w:color w:val="000000" w:themeColor="text1"/>
                </w:rPr>
              </m:ctrlPr>
            </m:naryPr>
            <m:sub>
              <m:r>
                <w:rPr>
                  <w:rStyle w:val="mord"/>
                  <w:rFonts w:ascii="Cambria Math" w:eastAsiaTheme="majorEastAsia" w:hAnsi="Cambria Math" w:cs="Calibri"/>
                  <w:color w:val="000000" w:themeColor="text1"/>
                </w:rPr>
                <m:t>i=1</m:t>
              </m:r>
            </m:sub>
            <m:sup>
              <m:r>
                <w:rPr>
                  <w:rStyle w:val="mord"/>
                  <w:rFonts w:ascii="Cambria Math" w:eastAsiaTheme="majorEastAsia" w:hAnsi="Cambria Math" w:cs="Calibri"/>
                  <w:color w:val="000000" w:themeColor="text1"/>
                </w:rPr>
                <m:t>p</m:t>
              </m:r>
            </m:sup>
            <m:e>
              <m:sSub>
                <m:sSubPr>
                  <m:ctrlPr>
                    <w:rPr>
                      <w:rStyle w:val="mord"/>
                      <w:rFonts w:ascii="Cambria Math" w:eastAsiaTheme="majorEastAsia" w:hAnsi="Cambria Math" w:cs="Calibri"/>
                      <w:i/>
                      <w:color w:val="000000" w:themeColor="text1"/>
                    </w:rPr>
                  </m:ctrlPr>
                </m:sSubPr>
                <m:e>
                  <m:r>
                    <w:rPr>
                      <w:rStyle w:val="mord"/>
                      <w:rFonts w:ascii="Cambria Math" w:eastAsiaTheme="majorEastAsia" w:hAnsi="Cambria Math" w:cs="Calibri"/>
                      <w:color w:val="000000" w:themeColor="text1"/>
                    </w:rPr>
                    <m:t>ζ</m:t>
                  </m:r>
                </m:e>
                <m:sub>
                  <m:r>
                    <w:rPr>
                      <w:rStyle w:val="mord"/>
                      <w:rFonts w:ascii="Cambria Math" w:eastAsiaTheme="majorEastAsia" w:hAnsi="Cambria Math" w:cs="Calibri"/>
                      <w:color w:val="000000" w:themeColor="text1"/>
                    </w:rPr>
                    <m:t>i</m:t>
                  </m:r>
                </m:sub>
              </m:sSub>
            </m:e>
          </m:nary>
          <m:sSub>
            <m:sSubPr>
              <m:ctrlPr>
                <w:rPr>
                  <w:rStyle w:val="mord"/>
                  <w:rFonts w:ascii="Cambria Math" w:eastAsiaTheme="majorEastAsia" w:hAnsi="Cambria Math" w:cs="Calibri"/>
                  <w:color w:val="000000" w:themeColor="text1"/>
                </w:rPr>
              </m:ctrlPr>
            </m:sSubPr>
            <m:e>
              <m:r>
                <w:rPr>
                  <w:rStyle w:val="mord"/>
                  <w:rFonts w:ascii="Cambria Math" w:eastAsiaTheme="majorEastAsia" w:hAnsi="Cambria Math" w:cs="Calibri"/>
                  <w:color w:val="000000" w:themeColor="text1"/>
                </w:rPr>
                <m:t>FX</m:t>
              </m:r>
            </m:e>
            <m:sub>
              <m:r>
                <w:rPr>
                  <w:rStyle w:val="mord"/>
                  <w:rFonts w:ascii="Cambria Math" w:eastAsiaTheme="majorEastAsia" w:hAnsi="Cambria Math" w:cs="Calibri"/>
                  <w:color w:val="000000" w:themeColor="text1"/>
                </w:rPr>
                <m:t>t-i</m:t>
              </m:r>
            </m:sub>
          </m:sSub>
          <m:r>
            <m:rPr>
              <m:sty m:val="p"/>
            </m:rPr>
            <w:rPr>
              <w:rStyle w:val="mbin"/>
              <w:rFonts w:ascii="Cambria Math" w:eastAsiaTheme="majorEastAsia" w:hAnsi="Cambria Math" w:cs="Calibri"/>
              <w:color w:val="000000" w:themeColor="text1"/>
            </w:rPr>
            <m:t>+</m:t>
          </m:r>
          <m:nary>
            <m:naryPr>
              <m:chr m:val="∑"/>
              <m:limLoc m:val="undOvr"/>
              <m:ctrlPr>
                <w:rPr>
                  <w:rStyle w:val="mord"/>
                  <w:rFonts w:ascii="Cambria Math" w:eastAsiaTheme="majorEastAsia" w:hAnsi="Cambria Math" w:cs="Calibri"/>
                  <w:color w:val="000000" w:themeColor="text1"/>
                </w:rPr>
              </m:ctrlPr>
            </m:naryPr>
            <m:sub>
              <m:r>
                <w:rPr>
                  <w:rStyle w:val="mord"/>
                  <w:rFonts w:ascii="Cambria Math" w:eastAsiaTheme="majorEastAsia" w:hAnsi="Cambria Math" w:cs="Calibri"/>
                  <w:color w:val="000000" w:themeColor="text1"/>
                </w:rPr>
                <m:t>i=1</m:t>
              </m:r>
            </m:sub>
            <m:sup>
              <m:r>
                <w:rPr>
                  <w:rStyle w:val="mord"/>
                  <w:rFonts w:ascii="Cambria Math" w:eastAsiaTheme="majorEastAsia" w:hAnsi="Cambria Math" w:cs="Calibri"/>
                  <w:color w:val="000000" w:themeColor="text1"/>
                </w:rPr>
                <m:t>p</m:t>
              </m:r>
            </m:sup>
            <m:e>
              <m:sSub>
                <m:sSubPr>
                  <m:ctrlPr>
                    <w:rPr>
                      <w:rStyle w:val="mord"/>
                      <w:rFonts w:ascii="Cambria Math" w:eastAsiaTheme="majorEastAsia" w:hAnsi="Cambria Math" w:cs="Calibri"/>
                      <w:i/>
                      <w:color w:val="000000" w:themeColor="text1"/>
                    </w:rPr>
                  </m:ctrlPr>
                </m:sSubPr>
                <m:e>
                  <m:r>
                    <w:rPr>
                      <w:rStyle w:val="mord"/>
                      <w:rFonts w:ascii="Cambria Math" w:eastAsiaTheme="majorEastAsia" w:hAnsi="Cambria Math" w:cs="Calibri"/>
                      <w:color w:val="000000" w:themeColor="text1"/>
                    </w:rPr>
                    <m:t>κ</m:t>
                  </m:r>
                </m:e>
                <m:sub>
                  <m:r>
                    <w:rPr>
                      <w:rStyle w:val="mord"/>
                      <w:rFonts w:ascii="Cambria Math" w:eastAsiaTheme="majorEastAsia" w:hAnsi="Cambria Math" w:cs="Calibri"/>
                      <w:color w:val="000000" w:themeColor="text1"/>
                    </w:rPr>
                    <m:t>i</m:t>
                  </m:r>
                </m:sub>
              </m:sSub>
            </m:e>
          </m:nary>
          <m:sSub>
            <m:sSubPr>
              <m:ctrlPr>
                <w:rPr>
                  <w:rStyle w:val="mord"/>
                  <w:rFonts w:ascii="Cambria Math" w:eastAsiaTheme="majorEastAsia" w:hAnsi="Cambria Math" w:cs="Calibri"/>
                  <w:color w:val="000000" w:themeColor="text1"/>
                </w:rPr>
              </m:ctrlPr>
            </m:sSubPr>
            <m:e>
              <m:r>
                <w:rPr>
                  <w:rStyle w:val="mord"/>
                  <w:rFonts w:ascii="Cambria Math" w:eastAsiaTheme="majorEastAsia" w:hAnsi="Cambria Math" w:cs="Calibri"/>
                  <w:color w:val="000000" w:themeColor="text1"/>
                </w:rPr>
                <m:t>CD</m:t>
              </m:r>
            </m:e>
            <m:sub>
              <m:r>
                <w:rPr>
                  <w:rStyle w:val="mord"/>
                  <w:rFonts w:ascii="Cambria Math" w:eastAsiaTheme="majorEastAsia" w:hAnsi="Cambria Math" w:cs="Calibri"/>
                  <w:color w:val="000000" w:themeColor="text1"/>
                </w:rPr>
                <m:t>t-i</m:t>
              </m:r>
            </m:sub>
          </m:sSub>
          <m:r>
            <m:rPr>
              <m:sty m:val="p"/>
            </m:rPr>
            <w:rPr>
              <w:rStyle w:val="mord"/>
              <w:rFonts w:ascii="Cambria Math" w:eastAsiaTheme="majorEastAsia" w:hAnsi="Cambria Math" w:cs="Calibri"/>
              <w:color w:val="000000" w:themeColor="text1"/>
            </w:rPr>
            <m:t xml:space="preserve">+ </m:t>
          </m:r>
          <m:sSub>
            <m:sSubPr>
              <m:ctrlPr>
                <w:rPr>
                  <w:rStyle w:val="mord"/>
                  <w:rFonts w:ascii="Cambria Math" w:eastAsiaTheme="majorEastAsia" w:hAnsi="Cambria Math" w:cs="Calibri"/>
                  <w:color w:val="000000" w:themeColor="text1"/>
                </w:rPr>
              </m:ctrlPr>
            </m:sSubPr>
            <m:e>
              <m:r>
                <w:rPr>
                  <w:rStyle w:val="mord"/>
                  <w:rFonts w:ascii="Cambria Math" w:eastAsiaTheme="majorEastAsia" w:hAnsi="Cambria Math" w:cs="Calibri"/>
                  <w:color w:val="000000" w:themeColor="text1"/>
                </w:rPr>
                <m:t>∈</m:t>
              </m:r>
            </m:e>
            <m:sub>
              <m:r>
                <w:rPr>
                  <w:rStyle w:val="mord"/>
                  <w:rFonts w:ascii="Cambria Math" w:eastAsiaTheme="majorEastAsia" w:hAnsi="Cambria Math" w:cs="Calibri"/>
                  <w:color w:val="000000" w:themeColor="text1"/>
                </w:rPr>
                <m:t>t</m:t>
              </m:r>
            </m:sub>
          </m:sSub>
        </m:oMath>
      </m:oMathPara>
    </w:p>
    <w:p w14:paraId="28FE5BF1" w14:textId="77777777" w:rsidR="008E7EE6" w:rsidRPr="004547CE" w:rsidRDefault="008E7EE6" w:rsidP="00A44B39">
      <w:pPr>
        <w:spacing w:after="160"/>
        <w:jc w:val="both"/>
        <w:rPr>
          <w:rFonts w:ascii="Calibri" w:hAnsi="Calibri" w:cs="Calibri"/>
          <w:color w:val="000000" w:themeColor="text1"/>
        </w:rPr>
      </w:pPr>
      <w:r w:rsidRPr="004547CE">
        <w:rPr>
          <w:rFonts w:ascii="Calibri" w:hAnsi="Calibri" w:cs="Calibri"/>
          <w:color w:val="000000" w:themeColor="text1"/>
        </w:rPr>
        <w:t>where:</w:t>
      </w:r>
    </w:p>
    <w:p w14:paraId="4119EB91" w14:textId="4E737CDD" w:rsidR="008E7EE6" w:rsidRPr="004547CE" w:rsidRDefault="008E7EE6">
      <w:pPr>
        <w:numPr>
          <w:ilvl w:val="0"/>
          <w:numId w:val="4"/>
        </w:numPr>
        <w:spacing w:after="160"/>
        <w:jc w:val="both"/>
        <w:rPr>
          <w:rFonts w:ascii="Calibri" w:hAnsi="Calibri" w:cs="Calibri"/>
          <w:color w:val="000000" w:themeColor="text1"/>
        </w:rPr>
      </w:pPr>
      <w:r w:rsidRPr="004547CE">
        <w:rPr>
          <w:rStyle w:val="katex-mathml"/>
          <w:rFonts w:ascii="Calibri" w:eastAsiaTheme="majorEastAsia" w:hAnsi="Calibri" w:cs="Calibri"/>
          <w:color w:val="000000" w:themeColor="text1"/>
        </w:rPr>
        <w:t>Gold</w:t>
      </w:r>
      <w:r w:rsidRPr="004547CE">
        <w:rPr>
          <w:rFonts w:ascii="Calibri" w:hAnsi="Calibri" w:cs="Calibri"/>
          <w:color w:val="000000" w:themeColor="text1"/>
        </w:rPr>
        <w:t>: SNB Gold Reserves,</w:t>
      </w:r>
    </w:p>
    <w:p w14:paraId="1A6EEA4D" w14:textId="4F5EE592" w:rsidR="008E7EE6" w:rsidRPr="004547CE" w:rsidRDefault="008E7EE6">
      <w:pPr>
        <w:numPr>
          <w:ilvl w:val="0"/>
          <w:numId w:val="4"/>
        </w:numPr>
        <w:spacing w:after="160"/>
        <w:jc w:val="both"/>
        <w:rPr>
          <w:rFonts w:ascii="Calibri" w:hAnsi="Calibri" w:cs="Calibri"/>
          <w:color w:val="000000" w:themeColor="text1"/>
        </w:rPr>
      </w:pPr>
      <w:r w:rsidRPr="004547CE">
        <w:rPr>
          <w:rStyle w:val="katex-mathml"/>
          <w:rFonts w:ascii="Calibri" w:eastAsiaTheme="majorEastAsia" w:hAnsi="Calibri" w:cs="Calibri"/>
          <w:color w:val="000000" w:themeColor="text1"/>
        </w:rPr>
        <w:t>DJIA</w:t>
      </w:r>
      <w:r w:rsidRPr="004547CE">
        <w:rPr>
          <w:rFonts w:ascii="Calibri" w:hAnsi="Calibri" w:cs="Calibri"/>
          <w:color w:val="000000" w:themeColor="text1"/>
        </w:rPr>
        <w:t>: Dow Jones Industrial Average returns,</w:t>
      </w:r>
    </w:p>
    <w:p w14:paraId="2C1F5089" w14:textId="2B5E42CC" w:rsidR="008E7EE6" w:rsidRPr="004547CE" w:rsidRDefault="008E7EE6">
      <w:pPr>
        <w:numPr>
          <w:ilvl w:val="0"/>
          <w:numId w:val="4"/>
        </w:numPr>
        <w:spacing w:after="160"/>
        <w:jc w:val="both"/>
        <w:rPr>
          <w:rFonts w:ascii="Calibri" w:hAnsi="Calibri" w:cs="Calibri"/>
          <w:color w:val="000000" w:themeColor="text1"/>
        </w:rPr>
      </w:pPr>
      <w:r w:rsidRPr="004547CE">
        <w:rPr>
          <w:rStyle w:val="katex-mathml"/>
          <w:rFonts w:ascii="Calibri" w:eastAsiaTheme="majorEastAsia" w:hAnsi="Calibri" w:cs="Calibri"/>
          <w:color w:val="000000" w:themeColor="text1"/>
        </w:rPr>
        <w:t>FX</w:t>
      </w:r>
      <w:r w:rsidRPr="004547CE">
        <w:rPr>
          <w:rFonts w:ascii="Calibri" w:hAnsi="Calibri" w:cs="Calibri"/>
          <w:color w:val="000000" w:themeColor="text1"/>
        </w:rPr>
        <w:t>: Exchange rate variables (EUR/CHF),</w:t>
      </w:r>
    </w:p>
    <w:p w14:paraId="12D462FB" w14:textId="016CC3CA" w:rsidR="00FC67CC" w:rsidRDefault="008E7EE6">
      <w:pPr>
        <w:numPr>
          <w:ilvl w:val="0"/>
          <w:numId w:val="4"/>
        </w:numPr>
        <w:spacing w:after="160"/>
        <w:jc w:val="both"/>
        <w:rPr>
          <w:rFonts w:ascii="Calibri" w:hAnsi="Calibri" w:cs="Calibri"/>
          <w:color w:val="000000" w:themeColor="text1"/>
        </w:rPr>
      </w:pPr>
      <w:r w:rsidRPr="004547CE">
        <w:rPr>
          <w:rStyle w:val="katex-mathml"/>
          <w:rFonts w:ascii="Calibri" w:eastAsiaTheme="majorEastAsia" w:hAnsi="Calibri" w:cs="Calibri"/>
          <w:color w:val="000000" w:themeColor="text1"/>
        </w:rPr>
        <w:t>CD</w:t>
      </w:r>
      <w:r w:rsidRPr="004547CE">
        <w:rPr>
          <w:rFonts w:ascii="Calibri" w:hAnsi="Calibri" w:cs="Calibri"/>
          <w:color w:val="000000" w:themeColor="text1"/>
        </w:rPr>
        <w:t>: dummy variables for major crisis periods.</w:t>
      </w:r>
    </w:p>
    <w:p w14:paraId="67411CD7" w14:textId="3A6D323A" w:rsidR="00FC67CC" w:rsidRPr="00FC67CC" w:rsidRDefault="00FC67CC" w:rsidP="00FC67CC">
      <w:pPr>
        <w:spacing w:after="160"/>
        <w:jc w:val="both"/>
        <w:rPr>
          <w:rFonts w:ascii="Calibri" w:hAnsi="Calibri" w:cs="Calibri"/>
          <w:color w:val="000000" w:themeColor="text1"/>
        </w:rPr>
      </w:pPr>
      <w:r w:rsidRPr="00FC67CC">
        <w:rPr>
          <w:rFonts w:ascii="Calibri" w:hAnsi="Calibri" w:cs="Calibri"/>
          <w:color w:val="000000" w:themeColor="text1"/>
        </w:rPr>
        <w:t>While the initial specification considered a broader set of valuation-related variables—including excess returns, SNB rates, and multiple exchange rate series</w:t>
      </w:r>
      <w:r>
        <w:rPr>
          <w:rFonts w:ascii="Calibri" w:hAnsi="Calibri" w:cs="Calibri"/>
          <w:color w:val="000000" w:themeColor="text1"/>
        </w:rPr>
        <w:t xml:space="preserve">, </w:t>
      </w:r>
      <w:r w:rsidRPr="00FC67CC">
        <w:rPr>
          <w:rFonts w:ascii="Calibri" w:hAnsi="Calibri" w:cs="Calibri"/>
          <w:color w:val="000000" w:themeColor="text1"/>
        </w:rPr>
        <w:t xml:space="preserve">the final VAR model retains only gold reserves, Dow Jones returns, the EUR/CHF exchange rate, and a crisis dummy. This selection reflects a combination of empirical and practical considerations. First, all included variables demonstrated either theoretical relevance or moderate correlations with NFA changes. </w:t>
      </w:r>
      <w:r>
        <w:rPr>
          <w:rFonts w:ascii="Calibri" w:hAnsi="Calibri" w:cs="Calibri"/>
          <w:color w:val="000000" w:themeColor="text1"/>
        </w:rPr>
        <w:t>Second</w:t>
      </w:r>
      <w:r w:rsidRPr="00FC67CC">
        <w:rPr>
          <w:rFonts w:ascii="Calibri" w:hAnsi="Calibri" w:cs="Calibri"/>
          <w:color w:val="000000" w:themeColor="text1"/>
        </w:rPr>
        <w:t xml:space="preserve">, multicollinearity was evaluated through VIF </w:t>
      </w:r>
      <w:proofErr w:type="gramStart"/>
      <w:r w:rsidRPr="00FC67CC">
        <w:rPr>
          <w:rFonts w:ascii="Calibri" w:hAnsi="Calibri" w:cs="Calibri"/>
          <w:color w:val="000000" w:themeColor="text1"/>
        </w:rPr>
        <w:t>values</w:t>
      </w:r>
      <w:proofErr w:type="gramEnd"/>
      <w:r w:rsidRPr="00FC67CC">
        <w:rPr>
          <w:rFonts w:ascii="Calibri" w:hAnsi="Calibri" w:cs="Calibri"/>
          <w:color w:val="000000" w:themeColor="text1"/>
        </w:rPr>
        <w:t xml:space="preserve"> and highly collinear or redundant variables were excluded. Finally, given the limited number of time-series observations typical in macroeconomic analysis, the model had to remain parsimonious to avoid overfitting. </w:t>
      </w:r>
    </w:p>
    <w:p w14:paraId="7918A45B" w14:textId="18B6F4C2"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lastRenderedPageBreak/>
        <w:t xml:space="preserve">Non-stationary variables were </w:t>
      </w:r>
      <w:proofErr w:type="gramStart"/>
      <w:r w:rsidRPr="004547CE">
        <w:rPr>
          <w:rFonts w:ascii="Calibri" w:hAnsi="Calibri" w:cs="Calibri"/>
          <w:color w:val="000000" w:themeColor="text1"/>
        </w:rPr>
        <w:t>differenced</w:t>
      </w:r>
      <w:proofErr w:type="gramEnd"/>
      <w:r w:rsidRPr="004547CE">
        <w:rPr>
          <w:rFonts w:ascii="Calibri" w:hAnsi="Calibri" w:cs="Calibri"/>
          <w:color w:val="000000" w:themeColor="text1"/>
        </w:rPr>
        <w:t xml:space="preserve"> prior to estimation, based on the ADF results in</w:t>
      </w:r>
      <w:r w:rsidR="00FD2B93" w:rsidRPr="004547CE">
        <w:rPr>
          <w:rFonts w:ascii="Calibri" w:hAnsi="Calibri" w:cs="Calibri"/>
          <w:b/>
          <w:bCs/>
          <w:color w:val="000000" w:themeColor="text1"/>
        </w:rPr>
        <w:t xml:space="preserve"> </w:t>
      </w:r>
      <w:r w:rsidR="00FD2B93" w:rsidRPr="004547CE">
        <w:rPr>
          <w:rFonts w:ascii="Calibri" w:hAnsi="Calibri" w:cs="Calibri"/>
          <w:b/>
          <w:bCs/>
          <w:color w:val="000000" w:themeColor="text1"/>
        </w:rPr>
        <w:fldChar w:fldCharType="begin"/>
      </w:r>
      <w:r w:rsidR="00FD2B93" w:rsidRPr="004547CE">
        <w:rPr>
          <w:rFonts w:ascii="Calibri" w:hAnsi="Calibri" w:cs="Calibri"/>
          <w:b/>
          <w:bCs/>
          <w:color w:val="000000" w:themeColor="text1"/>
        </w:rPr>
        <w:instrText xml:space="preserve"> REF _Ref195727609 \h </w:instrText>
      </w:r>
      <w:r w:rsidR="00415056" w:rsidRPr="004547CE">
        <w:rPr>
          <w:rFonts w:ascii="Calibri" w:hAnsi="Calibri" w:cs="Calibri"/>
          <w:b/>
          <w:bCs/>
          <w:color w:val="000000" w:themeColor="text1"/>
        </w:rPr>
        <w:instrText xml:space="preserve"> \* MERGEFORMAT </w:instrText>
      </w:r>
      <w:r w:rsidR="00FD2B93" w:rsidRPr="004547CE">
        <w:rPr>
          <w:rFonts w:ascii="Calibri" w:hAnsi="Calibri" w:cs="Calibri"/>
          <w:b/>
          <w:bCs/>
          <w:color w:val="000000" w:themeColor="text1"/>
        </w:rPr>
      </w:r>
      <w:r w:rsidR="00FD2B93" w:rsidRPr="004547CE">
        <w:rPr>
          <w:rFonts w:ascii="Calibri" w:hAnsi="Calibri" w:cs="Calibri"/>
          <w:b/>
          <w:bCs/>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4</w:t>
      </w:r>
      <w:r w:rsidR="00FD2B93" w:rsidRPr="004547CE">
        <w:rPr>
          <w:rFonts w:ascii="Calibri" w:hAnsi="Calibri" w:cs="Calibri"/>
          <w:b/>
          <w:bCs/>
          <w:color w:val="000000" w:themeColor="text1"/>
        </w:rPr>
        <w:fldChar w:fldCharType="end"/>
      </w:r>
      <w:r w:rsidRPr="004547CE">
        <w:rPr>
          <w:rFonts w:ascii="Calibri" w:hAnsi="Calibri" w:cs="Calibri"/>
          <w:color w:val="000000" w:themeColor="text1"/>
        </w:rPr>
        <w:t>. Multicollinearity diagnostics (</w:t>
      </w:r>
      <w:r w:rsidR="00FD2B93" w:rsidRPr="004547CE">
        <w:rPr>
          <w:rFonts w:ascii="Calibri" w:hAnsi="Calibri" w:cs="Calibri"/>
          <w:color w:val="000000" w:themeColor="text1"/>
        </w:rPr>
        <w:fldChar w:fldCharType="begin"/>
      </w:r>
      <w:r w:rsidR="00FD2B93" w:rsidRPr="004547CE">
        <w:rPr>
          <w:rFonts w:ascii="Calibri" w:hAnsi="Calibri" w:cs="Calibri"/>
          <w:color w:val="000000" w:themeColor="text1"/>
        </w:rPr>
        <w:instrText xml:space="preserve"> REF _Ref195727730 \h </w:instrText>
      </w:r>
      <w:r w:rsidR="00415056" w:rsidRPr="004547CE">
        <w:rPr>
          <w:rFonts w:ascii="Calibri" w:hAnsi="Calibri" w:cs="Calibri"/>
          <w:color w:val="000000" w:themeColor="text1"/>
        </w:rPr>
        <w:instrText xml:space="preserve"> \* MERGEFORMAT </w:instrText>
      </w:r>
      <w:r w:rsidR="00FD2B93" w:rsidRPr="004547CE">
        <w:rPr>
          <w:rFonts w:ascii="Calibri" w:hAnsi="Calibri" w:cs="Calibri"/>
          <w:color w:val="000000" w:themeColor="text1"/>
        </w:rPr>
      </w:r>
      <w:r w:rsidR="00FD2B93"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5</w:t>
      </w:r>
      <w:r w:rsidR="00FD2B93" w:rsidRPr="004547CE">
        <w:rPr>
          <w:rFonts w:ascii="Calibri" w:hAnsi="Calibri" w:cs="Calibri"/>
          <w:color w:val="000000" w:themeColor="text1"/>
        </w:rPr>
        <w:fldChar w:fldCharType="end"/>
      </w:r>
      <w:r w:rsidRPr="004547CE">
        <w:rPr>
          <w:rFonts w:ascii="Calibri" w:hAnsi="Calibri" w:cs="Calibri"/>
          <w:color w:val="000000" w:themeColor="text1"/>
        </w:rPr>
        <w:t>) show acceptable VIF values. Based on information criteria, the optimal lag length was determined to be two lags (</w:t>
      </w:r>
      <w:r w:rsidR="00FD2B93" w:rsidRPr="004547CE">
        <w:rPr>
          <w:rFonts w:ascii="Calibri" w:hAnsi="Calibri" w:cs="Calibri"/>
          <w:color w:val="000000" w:themeColor="text1"/>
        </w:rPr>
        <w:fldChar w:fldCharType="begin"/>
      </w:r>
      <w:r w:rsidR="00FD2B93" w:rsidRPr="004547CE">
        <w:rPr>
          <w:rFonts w:ascii="Calibri" w:hAnsi="Calibri" w:cs="Calibri"/>
          <w:color w:val="000000" w:themeColor="text1"/>
        </w:rPr>
        <w:instrText xml:space="preserve"> REF _Ref195727752 \h </w:instrText>
      </w:r>
      <w:r w:rsidR="00415056" w:rsidRPr="004547CE">
        <w:rPr>
          <w:rFonts w:ascii="Calibri" w:hAnsi="Calibri" w:cs="Calibri"/>
          <w:color w:val="000000" w:themeColor="text1"/>
        </w:rPr>
        <w:instrText xml:space="preserve"> \* MERGEFORMAT </w:instrText>
      </w:r>
      <w:r w:rsidR="00FD2B93" w:rsidRPr="004547CE">
        <w:rPr>
          <w:rFonts w:ascii="Calibri" w:hAnsi="Calibri" w:cs="Calibri"/>
          <w:color w:val="000000" w:themeColor="text1"/>
        </w:rPr>
      </w:r>
      <w:r w:rsidR="00FD2B93"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6</w:t>
      </w:r>
      <w:r w:rsidR="00FD2B93" w:rsidRPr="004547CE">
        <w:rPr>
          <w:rFonts w:ascii="Calibri" w:hAnsi="Calibri" w:cs="Calibri"/>
          <w:color w:val="000000" w:themeColor="text1"/>
        </w:rPr>
        <w:fldChar w:fldCharType="end"/>
      </w:r>
      <w:r w:rsidRPr="004547CE">
        <w:rPr>
          <w:rFonts w:ascii="Calibri" w:hAnsi="Calibri" w:cs="Calibri"/>
          <w:color w:val="000000" w:themeColor="text1"/>
        </w:rPr>
        <w:t>).</w:t>
      </w:r>
    </w:p>
    <w:p w14:paraId="5D5D8AAE" w14:textId="456CDABB" w:rsidR="00484F38" w:rsidRPr="004547CE" w:rsidRDefault="00484F38" w:rsidP="00A44B39">
      <w:pPr>
        <w:pStyle w:val="Caption"/>
        <w:spacing w:after="160"/>
        <w:jc w:val="both"/>
        <w:rPr>
          <w:rFonts w:ascii="Calibri" w:hAnsi="Calibri" w:cs="Calibri"/>
          <w:color w:val="000000" w:themeColor="text1"/>
          <w:sz w:val="24"/>
          <w:szCs w:val="24"/>
        </w:rPr>
      </w:pPr>
      <w:bookmarkStart w:id="17" w:name="_Ref195727609"/>
      <w:r w:rsidRPr="004547CE">
        <w:rPr>
          <w:rFonts w:ascii="Calibri" w:hAnsi="Calibri" w:cs="Calibri"/>
          <w:color w:val="000000" w:themeColor="text1"/>
          <w:sz w:val="24"/>
          <w:szCs w:val="24"/>
        </w:rPr>
        <w:t xml:space="preserve">Table </w:t>
      </w:r>
      <w:r w:rsidR="0064726F" w:rsidRPr="004547CE">
        <w:rPr>
          <w:rFonts w:ascii="Calibri" w:hAnsi="Calibri" w:cs="Calibri"/>
          <w:color w:val="000000" w:themeColor="text1"/>
          <w:sz w:val="24"/>
          <w:szCs w:val="24"/>
        </w:rPr>
        <w:fldChar w:fldCharType="begin"/>
      </w:r>
      <w:r w:rsidR="0064726F" w:rsidRPr="004547CE">
        <w:rPr>
          <w:rFonts w:ascii="Calibri" w:hAnsi="Calibri" w:cs="Calibri"/>
          <w:color w:val="000000" w:themeColor="text1"/>
          <w:sz w:val="24"/>
          <w:szCs w:val="24"/>
        </w:rPr>
        <w:instrText xml:space="preserve"> SEQ Table \* ARABIC </w:instrText>
      </w:r>
      <w:r w:rsidR="0064726F"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4</w:t>
      </w:r>
      <w:r w:rsidR="0064726F" w:rsidRPr="004547CE">
        <w:rPr>
          <w:rFonts w:ascii="Calibri" w:hAnsi="Calibri" w:cs="Calibri"/>
          <w:noProof/>
          <w:color w:val="000000" w:themeColor="text1"/>
          <w:sz w:val="24"/>
          <w:szCs w:val="24"/>
        </w:rPr>
        <w:fldChar w:fldCharType="end"/>
      </w:r>
      <w:bookmarkEnd w:id="17"/>
      <w:r w:rsidRPr="004547CE">
        <w:rPr>
          <w:rFonts w:ascii="Calibri" w:hAnsi="Calibri" w:cs="Calibri"/>
          <w:color w:val="000000" w:themeColor="text1"/>
          <w:sz w:val="24"/>
          <w:szCs w:val="24"/>
        </w:rPr>
        <w:t xml:space="preserve">. ADF </w:t>
      </w:r>
      <w:r w:rsidR="009E0459">
        <w:rPr>
          <w:rFonts w:ascii="Calibri" w:hAnsi="Calibri" w:cs="Calibri"/>
          <w:color w:val="000000" w:themeColor="text1"/>
          <w:sz w:val="24"/>
          <w:szCs w:val="24"/>
        </w:rPr>
        <w:t>t</w:t>
      </w:r>
      <w:r w:rsidRPr="004547CE">
        <w:rPr>
          <w:rFonts w:ascii="Calibri" w:hAnsi="Calibri" w:cs="Calibri"/>
          <w:color w:val="000000" w:themeColor="text1"/>
          <w:sz w:val="24"/>
          <w:szCs w:val="24"/>
        </w:rPr>
        <w:t xml:space="preserve">est </w:t>
      </w:r>
      <w:r w:rsidR="009E0459">
        <w:rPr>
          <w:rFonts w:ascii="Calibri" w:hAnsi="Calibri" w:cs="Calibri"/>
          <w:color w:val="000000" w:themeColor="text1"/>
          <w:sz w:val="24"/>
          <w:szCs w:val="24"/>
        </w:rPr>
        <w:t>r</w:t>
      </w:r>
      <w:r w:rsidRPr="004547CE">
        <w:rPr>
          <w:rFonts w:ascii="Calibri" w:hAnsi="Calibri" w:cs="Calibri"/>
          <w:color w:val="000000" w:themeColor="text1"/>
          <w:sz w:val="24"/>
          <w:szCs w:val="24"/>
        </w:rPr>
        <w:t xml:space="preserve">esults – </w:t>
      </w:r>
      <w:r w:rsidR="009E0459">
        <w:rPr>
          <w:rFonts w:ascii="Calibri" w:hAnsi="Calibri" w:cs="Calibri"/>
          <w:color w:val="000000" w:themeColor="text1"/>
          <w:sz w:val="24"/>
          <w:szCs w:val="24"/>
        </w:rPr>
        <w:t>v</w:t>
      </w:r>
      <w:r w:rsidRPr="004547CE">
        <w:rPr>
          <w:rFonts w:ascii="Calibri" w:hAnsi="Calibri" w:cs="Calibri"/>
          <w:color w:val="000000" w:themeColor="text1"/>
          <w:sz w:val="24"/>
          <w:szCs w:val="24"/>
        </w:rPr>
        <w:t xml:space="preserve">aluation </w:t>
      </w:r>
      <w:r w:rsidR="009E0459">
        <w:rPr>
          <w:rFonts w:ascii="Calibri" w:hAnsi="Calibri" w:cs="Calibri"/>
          <w:color w:val="000000" w:themeColor="text1"/>
          <w:sz w:val="24"/>
          <w:szCs w:val="24"/>
        </w:rPr>
        <w:t>e</w:t>
      </w:r>
      <w:r w:rsidRPr="004547CE">
        <w:rPr>
          <w:rFonts w:ascii="Calibri" w:hAnsi="Calibri" w:cs="Calibri"/>
          <w:color w:val="000000" w:themeColor="text1"/>
          <w:sz w:val="24"/>
          <w:szCs w:val="24"/>
        </w:rPr>
        <w:t xml:space="preserve">ffects </w:t>
      </w:r>
      <w:r w:rsidR="009E0459">
        <w:rPr>
          <w:rFonts w:ascii="Calibri" w:hAnsi="Calibri" w:cs="Calibri"/>
          <w:color w:val="000000" w:themeColor="text1"/>
          <w:sz w:val="24"/>
          <w:szCs w:val="24"/>
        </w:rPr>
        <w:t>m</w:t>
      </w:r>
      <w:r w:rsidRPr="004547CE">
        <w:rPr>
          <w:rFonts w:ascii="Calibri" w:hAnsi="Calibri" w:cs="Calibri"/>
          <w:color w:val="000000" w:themeColor="text1"/>
          <w:sz w:val="24"/>
          <w:szCs w:val="24"/>
        </w:rPr>
        <w:t xml:space="preserve">odel </w:t>
      </w:r>
      <w:r w:rsidR="009E0459">
        <w:rPr>
          <w:rFonts w:ascii="Calibri" w:hAnsi="Calibri" w:cs="Calibri"/>
          <w:color w:val="000000" w:themeColor="text1"/>
          <w:sz w:val="24"/>
          <w:szCs w:val="24"/>
        </w:rPr>
        <w:t>v</w:t>
      </w:r>
      <w:r w:rsidRPr="004547CE">
        <w:rPr>
          <w:rFonts w:ascii="Calibri" w:hAnsi="Calibri" w:cs="Calibri"/>
          <w:color w:val="000000" w:themeColor="text1"/>
          <w:sz w:val="24"/>
          <w:szCs w:val="24"/>
        </w:rPr>
        <w:t>ariables</w:t>
      </w:r>
    </w:p>
    <w:tbl>
      <w:tblPr>
        <w:tblStyle w:val="PlainTable1"/>
        <w:tblW w:w="0" w:type="auto"/>
        <w:tblLook w:val="04A0" w:firstRow="1" w:lastRow="0" w:firstColumn="1" w:lastColumn="0" w:noHBand="0" w:noVBand="1"/>
      </w:tblPr>
      <w:tblGrid>
        <w:gridCol w:w="3458"/>
        <w:gridCol w:w="1293"/>
        <w:gridCol w:w="4394"/>
      </w:tblGrid>
      <w:tr w:rsidR="004547CE" w:rsidRPr="004547CE" w14:paraId="7B0809E4" w14:textId="77777777" w:rsidTr="00E04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8929DD"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Series</w:t>
            </w:r>
          </w:p>
        </w:tc>
        <w:tc>
          <w:tcPr>
            <w:tcW w:w="1293" w:type="dxa"/>
            <w:hideMark/>
          </w:tcPr>
          <w:p w14:paraId="4917CAB1" w14:textId="77777777" w:rsidR="00883B62" w:rsidRPr="004547CE" w:rsidRDefault="00883B62"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p-value</w:t>
            </w:r>
          </w:p>
        </w:tc>
        <w:tc>
          <w:tcPr>
            <w:tcW w:w="4394" w:type="dxa"/>
            <w:hideMark/>
          </w:tcPr>
          <w:p w14:paraId="30C7C61D" w14:textId="77777777" w:rsidR="00883B62" w:rsidRPr="004547CE" w:rsidRDefault="00883B62"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Stationarity Status</w:t>
            </w:r>
          </w:p>
        </w:tc>
      </w:tr>
      <w:tr w:rsidR="004547CE" w:rsidRPr="004547CE" w14:paraId="4E83DA3F"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707B57"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NFA (Percent Change)</w:t>
            </w:r>
          </w:p>
        </w:tc>
        <w:tc>
          <w:tcPr>
            <w:tcW w:w="1293" w:type="dxa"/>
            <w:hideMark/>
          </w:tcPr>
          <w:p w14:paraId="3C38C10D"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0.0000</w:t>
            </w:r>
          </w:p>
        </w:tc>
        <w:tc>
          <w:tcPr>
            <w:tcW w:w="4394" w:type="dxa"/>
            <w:hideMark/>
          </w:tcPr>
          <w:p w14:paraId="6852E0B8"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Stationary -</w:t>
            </w:r>
          </w:p>
        </w:tc>
      </w:tr>
      <w:tr w:rsidR="004547CE" w:rsidRPr="004547CE" w14:paraId="4661185B" w14:textId="77777777" w:rsidTr="00E0401E">
        <w:tc>
          <w:tcPr>
            <w:cnfStyle w:val="001000000000" w:firstRow="0" w:lastRow="0" w:firstColumn="1" w:lastColumn="0" w:oddVBand="0" w:evenVBand="0" w:oddHBand="0" w:evenHBand="0" w:firstRowFirstColumn="0" w:firstRowLastColumn="0" w:lastRowFirstColumn="0" w:lastRowLastColumn="0"/>
            <w:tcW w:w="0" w:type="auto"/>
            <w:hideMark/>
          </w:tcPr>
          <w:p w14:paraId="33586FD7"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Crisis Dummy</w:t>
            </w:r>
          </w:p>
        </w:tc>
        <w:tc>
          <w:tcPr>
            <w:tcW w:w="1293" w:type="dxa"/>
            <w:hideMark/>
          </w:tcPr>
          <w:p w14:paraId="62C7537C"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0.0001</w:t>
            </w:r>
          </w:p>
        </w:tc>
        <w:tc>
          <w:tcPr>
            <w:tcW w:w="4394" w:type="dxa"/>
            <w:hideMark/>
          </w:tcPr>
          <w:p w14:paraId="13DAA7B9"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 xml:space="preserve">Stationary </w:t>
            </w:r>
          </w:p>
        </w:tc>
      </w:tr>
      <w:tr w:rsidR="004547CE" w:rsidRPr="004547CE" w14:paraId="17279FE5"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F04516"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Exchange Rate Effects (Stocks, %)</w:t>
            </w:r>
          </w:p>
        </w:tc>
        <w:tc>
          <w:tcPr>
            <w:tcW w:w="1293" w:type="dxa"/>
            <w:hideMark/>
          </w:tcPr>
          <w:p w14:paraId="3D97114B"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0.6994</w:t>
            </w:r>
          </w:p>
        </w:tc>
        <w:tc>
          <w:tcPr>
            <w:tcW w:w="4394" w:type="dxa"/>
            <w:hideMark/>
          </w:tcPr>
          <w:p w14:paraId="677F3BD7"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Non-stationary → First difference applied</w:t>
            </w:r>
          </w:p>
        </w:tc>
      </w:tr>
      <w:tr w:rsidR="004547CE" w:rsidRPr="004547CE" w14:paraId="653165A9" w14:textId="77777777" w:rsidTr="00E0401E">
        <w:tc>
          <w:tcPr>
            <w:cnfStyle w:val="001000000000" w:firstRow="0" w:lastRow="0" w:firstColumn="1" w:lastColumn="0" w:oddVBand="0" w:evenVBand="0" w:oddHBand="0" w:evenHBand="0" w:firstRowFirstColumn="0" w:firstRowLastColumn="0" w:lastRowFirstColumn="0" w:lastRowLastColumn="0"/>
            <w:tcW w:w="0" w:type="auto"/>
            <w:hideMark/>
          </w:tcPr>
          <w:p w14:paraId="662DC02C"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Price Effects (Stocks, %)</w:t>
            </w:r>
          </w:p>
        </w:tc>
        <w:tc>
          <w:tcPr>
            <w:tcW w:w="1293" w:type="dxa"/>
            <w:hideMark/>
          </w:tcPr>
          <w:p w14:paraId="043249BB"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0.0636</w:t>
            </w:r>
          </w:p>
        </w:tc>
        <w:tc>
          <w:tcPr>
            <w:tcW w:w="4394" w:type="dxa"/>
            <w:hideMark/>
          </w:tcPr>
          <w:p w14:paraId="18433412"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Non-stationary → First difference applied</w:t>
            </w:r>
          </w:p>
        </w:tc>
      </w:tr>
      <w:tr w:rsidR="004547CE" w:rsidRPr="004547CE" w14:paraId="42AFC733"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15FD68"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US – Dow Jones</w:t>
            </w:r>
          </w:p>
        </w:tc>
        <w:tc>
          <w:tcPr>
            <w:tcW w:w="1293" w:type="dxa"/>
            <w:hideMark/>
          </w:tcPr>
          <w:p w14:paraId="6DA73FAB"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0.3750</w:t>
            </w:r>
          </w:p>
        </w:tc>
        <w:tc>
          <w:tcPr>
            <w:tcW w:w="4394" w:type="dxa"/>
            <w:hideMark/>
          </w:tcPr>
          <w:p w14:paraId="44426880"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Non-stationary → First difference applied</w:t>
            </w:r>
          </w:p>
        </w:tc>
      </w:tr>
      <w:tr w:rsidR="004547CE" w:rsidRPr="004547CE" w14:paraId="046CA395" w14:textId="77777777" w:rsidTr="00E0401E">
        <w:tc>
          <w:tcPr>
            <w:cnfStyle w:val="001000000000" w:firstRow="0" w:lastRow="0" w:firstColumn="1" w:lastColumn="0" w:oddVBand="0" w:evenVBand="0" w:oddHBand="0" w:evenHBand="0" w:firstRowFirstColumn="0" w:firstRowLastColumn="0" w:lastRowFirstColumn="0" w:lastRowLastColumn="0"/>
            <w:tcW w:w="0" w:type="auto"/>
            <w:hideMark/>
          </w:tcPr>
          <w:p w14:paraId="6C79BB0D"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Japan – Nikkei 225</w:t>
            </w:r>
          </w:p>
        </w:tc>
        <w:tc>
          <w:tcPr>
            <w:tcW w:w="1293" w:type="dxa"/>
            <w:hideMark/>
          </w:tcPr>
          <w:p w14:paraId="1509E586"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0.0012</w:t>
            </w:r>
          </w:p>
        </w:tc>
        <w:tc>
          <w:tcPr>
            <w:tcW w:w="4394" w:type="dxa"/>
            <w:hideMark/>
          </w:tcPr>
          <w:p w14:paraId="37B70CA3"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 xml:space="preserve">Stationary </w:t>
            </w:r>
          </w:p>
        </w:tc>
      </w:tr>
      <w:tr w:rsidR="004547CE" w:rsidRPr="004547CE" w14:paraId="59C5F2C9"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C40DA"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Gold Reserves</w:t>
            </w:r>
          </w:p>
        </w:tc>
        <w:tc>
          <w:tcPr>
            <w:tcW w:w="1293" w:type="dxa"/>
            <w:hideMark/>
          </w:tcPr>
          <w:p w14:paraId="74E0CE19"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0.0394</w:t>
            </w:r>
          </w:p>
        </w:tc>
        <w:tc>
          <w:tcPr>
            <w:tcW w:w="4394" w:type="dxa"/>
            <w:hideMark/>
          </w:tcPr>
          <w:p w14:paraId="6F4F8C4A"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 xml:space="preserve">Stationary </w:t>
            </w:r>
          </w:p>
        </w:tc>
      </w:tr>
      <w:tr w:rsidR="004547CE" w:rsidRPr="004547CE" w14:paraId="76469062" w14:textId="77777777" w:rsidTr="00E0401E">
        <w:tc>
          <w:tcPr>
            <w:cnfStyle w:val="001000000000" w:firstRow="0" w:lastRow="0" w:firstColumn="1" w:lastColumn="0" w:oddVBand="0" w:evenVBand="0" w:oddHBand="0" w:evenHBand="0" w:firstRowFirstColumn="0" w:firstRowLastColumn="0" w:lastRowFirstColumn="0" w:lastRowLastColumn="0"/>
            <w:tcW w:w="0" w:type="auto"/>
            <w:hideMark/>
          </w:tcPr>
          <w:p w14:paraId="19FFE542"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SNB Policy Rate</w:t>
            </w:r>
          </w:p>
        </w:tc>
        <w:tc>
          <w:tcPr>
            <w:tcW w:w="1293" w:type="dxa"/>
            <w:hideMark/>
          </w:tcPr>
          <w:p w14:paraId="090ADF75"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0.9991</w:t>
            </w:r>
          </w:p>
        </w:tc>
        <w:tc>
          <w:tcPr>
            <w:tcW w:w="4394" w:type="dxa"/>
            <w:hideMark/>
          </w:tcPr>
          <w:p w14:paraId="012B541D"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Non-stationary → First difference applied</w:t>
            </w:r>
          </w:p>
        </w:tc>
      </w:tr>
      <w:tr w:rsidR="004547CE" w:rsidRPr="004547CE" w14:paraId="66FA9443"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1DF41F"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Excess Return</w:t>
            </w:r>
          </w:p>
        </w:tc>
        <w:tc>
          <w:tcPr>
            <w:tcW w:w="1293" w:type="dxa"/>
            <w:hideMark/>
          </w:tcPr>
          <w:p w14:paraId="742AF325"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0.8786</w:t>
            </w:r>
          </w:p>
        </w:tc>
        <w:tc>
          <w:tcPr>
            <w:tcW w:w="4394" w:type="dxa"/>
            <w:hideMark/>
          </w:tcPr>
          <w:p w14:paraId="2EBEC0E3"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Non-stationary → First difference applied</w:t>
            </w:r>
          </w:p>
        </w:tc>
      </w:tr>
      <w:tr w:rsidR="004547CE" w:rsidRPr="004547CE" w14:paraId="513032EE" w14:textId="77777777" w:rsidTr="00E0401E">
        <w:tc>
          <w:tcPr>
            <w:cnfStyle w:val="001000000000" w:firstRow="0" w:lastRow="0" w:firstColumn="1" w:lastColumn="0" w:oddVBand="0" w:evenVBand="0" w:oddHBand="0" w:evenHBand="0" w:firstRowFirstColumn="0" w:firstRowLastColumn="0" w:lastRowFirstColumn="0" w:lastRowLastColumn="0"/>
            <w:tcW w:w="0" w:type="auto"/>
            <w:hideMark/>
          </w:tcPr>
          <w:p w14:paraId="3616B957"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EUR/CHF Exchange Rate</w:t>
            </w:r>
          </w:p>
        </w:tc>
        <w:tc>
          <w:tcPr>
            <w:tcW w:w="1293" w:type="dxa"/>
            <w:hideMark/>
          </w:tcPr>
          <w:p w14:paraId="20D100C5"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0.0000</w:t>
            </w:r>
          </w:p>
        </w:tc>
        <w:tc>
          <w:tcPr>
            <w:tcW w:w="4394" w:type="dxa"/>
            <w:hideMark/>
          </w:tcPr>
          <w:p w14:paraId="0D1747F5"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 xml:space="preserve">Stationary </w:t>
            </w:r>
          </w:p>
        </w:tc>
      </w:tr>
      <w:tr w:rsidR="004547CE" w:rsidRPr="004547CE" w14:paraId="61B7DA91"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1EC5C1"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USD/CHF Exchange Rate</w:t>
            </w:r>
          </w:p>
        </w:tc>
        <w:tc>
          <w:tcPr>
            <w:tcW w:w="1293" w:type="dxa"/>
            <w:hideMark/>
          </w:tcPr>
          <w:p w14:paraId="5495492A"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0.0647</w:t>
            </w:r>
          </w:p>
        </w:tc>
        <w:tc>
          <w:tcPr>
            <w:tcW w:w="4394" w:type="dxa"/>
            <w:hideMark/>
          </w:tcPr>
          <w:p w14:paraId="7E24B81B"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Non-stationary → First difference applied</w:t>
            </w:r>
          </w:p>
        </w:tc>
      </w:tr>
    </w:tbl>
    <w:p w14:paraId="6548E921" w14:textId="77777777" w:rsidR="00883B62" w:rsidRPr="004547CE" w:rsidRDefault="00883B62" w:rsidP="00A44B39">
      <w:pPr>
        <w:pStyle w:val="Caption"/>
        <w:keepNext/>
        <w:spacing w:after="160"/>
        <w:jc w:val="both"/>
        <w:rPr>
          <w:rFonts w:ascii="Calibri" w:hAnsi="Calibri" w:cs="Calibri"/>
          <w:color w:val="000000" w:themeColor="text1"/>
          <w:sz w:val="24"/>
          <w:szCs w:val="24"/>
        </w:rPr>
      </w:pPr>
    </w:p>
    <w:p w14:paraId="7C5AEA93" w14:textId="33ABD07B" w:rsidR="00484F38" w:rsidRPr="004547CE" w:rsidRDefault="00484F38" w:rsidP="00A44B39">
      <w:pPr>
        <w:pStyle w:val="Caption"/>
        <w:spacing w:after="160"/>
        <w:jc w:val="both"/>
        <w:rPr>
          <w:rFonts w:ascii="Calibri" w:hAnsi="Calibri" w:cs="Calibri"/>
          <w:color w:val="000000" w:themeColor="text1"/>
          <w:sz w:val="24"/>
          <w:szCs w:val="24"/>
        </w:rPr>
      </w:pPr>
      <w:bookmarkStart w:id="18" w:name="_Ref195727730"/>
      <w:r w:rsidRPr="004547CE">
        <w:rPr>
          <w:rFonts w:ascii="Calibri" w:hAnsi="Calibri" w:cs="Calibri"/>
          <w:color w:val="000000" w:themeColor="text1"/>
          <w:sz w:val="24"/>
          <w:szCs w:val="24"/>
        </w:rPr>
        <w:t xml:space="preserve">Table </w:t>
      </w:r>
      <w:r w:rsidR="0064726F" w:rsidRPr="004547CE">
        <w:rPr>
          <w:rFonts w:ascii="Calibri" w:hAnsi="Calibri" w:cs="Calibri"/>
          <w:color w:val="000000" w:themeColor="text1"/>
          <w:sz w:val="24"/>
          <w:szCs w:val="24"/>
        </w:rPr>
        <w:fldChar w:fldCharType="begin"/>
      </w:r>
      <w:r w:rsidR="0064726F" w:rsidRPr="004547CE">
        <w:rPr>
          <w:rFonts w:ascii="Calibri" w:hAnsi="Calibri" w:cs="Calibri"/>
          <w:color w:val="000000" w:themeColor="text1"/>
          <w:sz w:val="24"/>
          <w:szCs w:val="24"/>
        </w:rPr>
        <w:instrText xml:space="preserve"> SEQ Table \* ARABIC </w:instrText>
      </w:r>
      <w:r w:rsidR="0064726F"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5</w:t>
      </w:r>
      <w:r w:rsidR="0064726F" w:rsidRPr="004547CE">
        <w:rPr>
          <w:rFonts w:ascii="Calibri" w:hAnsi="Calibri" w:cs="Calibri"/>
          <w:noProof/>
          <w:color w:val="000000" w:themeColor="text1"/>
          <w:sz w:val="24"/>
          <w:szCs w:val="24"/>
        </w:rPr>
        <w:fldChar w:fldCharType="end"/>
      </w:r>
      <w:bookmarkEnd w:id="18"/>
      <w:r w:rsidRPr="004547CE">
        <w:rPr>
          <w:rFonts w:ascii="Calibri" w:hAnsi="Calibri" w:cs="Calibri"/>
          <w:color w:val="000000" w:themeColor="text1"/>
          <w:sz w:val="24"/>
          <w:szCs w:val="24"/>
        </w:rPr>
        <w:t>. Variance</w:t>
      </w:r>
      <w:r w:rsidR="009E0459">
        <w:rPr>
          <w:rFonts w:ascii="Calibri" w:hAnsi="Calibri" w:cs="Calibri"/>
          <w:color w:val="000000" w:themeColor="text1"/>
          <w:sz w:val="24"/>
          <w:szCs w:val="24"/>
        </w:rPr>
        <w:t xml:space="preserve"> i</w:t>
      </w:r>
      <w:r w:rsidRPr="004547CE">
        <w:rPr>
          <w:rFonts w:ascii="Calibri" w:hAnsi="Calibri" w:cs="Calibri"/>
          <w:color w:val="000000" w:themeColor="text1"/>
          <w:sz w:val="24"/>
          <w:szCs w:val="24"/>
        </w:rPr>
        <w:t xml:space="preserve">nflation </w:t>
      </w:r>
      <w:r w:rsidR="009E0459">
        <w:rPr>
          <w:rFonts w:ascii="Calibri" w:hAnsi="Calibri" w:cs="Calibri"/>
          <w:color w:val="000000" w:themeColor="text1"/>
          <w:sz w:val="24"/>
          <w:szCs w:val="24"/>
        </w:rPr>
        <w:t>f</w:t>
      </w:r>
      <w:r w:rsidRPr="004547CE">
        <w:rPr>
          <w:rFonts w:ascii="Calibri" w:hAnsi="Calibri" w:cs="Calibri"/>
          <w:color w:val="000000" w:themeColor="text1"/>
          <w:sz w:val="24"/>
          <w:szCs w:val="24"/>
        </w:rPr>
        <w:t xml:space="preserve">actors (VIF) – </w:t>
      </w:r>
      <w:r w:rsidR="009E0459">
        <w:rPr>
          <w:rFonts w:ascii="Calibri" w:hAnsi="Calibri" w:cs="Calibri"/>
          <w:color w:val="000000" w:themeColor="text1"/>
          <w:sz w:val="24"/>
          <w:szCs w:val="24"/>
        </w:rPr>
        <w:t>v</w:t>
      </w:r>
      <w:r w:rsidRPr="004547CE">
        <w:rPr>
          <w:rFonts w:ascii="Calibri" w:hAnsi="Calibri" w:cs="Calibri"/>
          <w:color w:val="000000" w:themeColor="text1"/>
          <w:sz w:val="24"/>
          <w:szCs w:val="24"/>
        </w:rPr>
        <w:t xml:space="preserve">aluation </w:t>
      </w:r>
      <w:r w:rsidR="009E0459">
        <w:rPr>
          <w:rFonts w:ascii="Calibri" w:hAnsi="Calibri" w:cs="Calibri"/>
          <w:color w:val="000000" w:themeColor="text1"/>
          <w:sz w:val="24"/>
          <w:szCs w:val="24"/>
        </w:rPr>
        <w:t>m</w:t>
      </w:r>
      <w:r w:rsidRPr="004547CE">
        <w:rPr>
          <w:rFonts w:ascii="Calibri" w:hAnsi="Calibri" w:cs="Calibri"/>
          <w:color w:val="000000" w:themeColor="text1"/>
          <w:sz w:val="24"/>
          <w:szCs w:val="24"/>
        </w:rPr>
        <w:t xml:space="preserve">odel </w:t>
      </w:r>
      <w:r w:rsidR="009E0459">
        <w:rPr>
          <w:rFonts w:ascii="Calibri" w:hAnsi="Calibri" w:cs="Calibri"/>
          <w:color w:val="000000" w:themeColor="text1"/>
          <w:sz w:val="24"/>
          <w:szCs w:val="24"/>
        </w:rPr>
        <w:t>v</w:t>
      </w:r>
      <w:r w:rsidRPr="004547CE">
        <w:rPr>
          <w:rFonts w:ascii="Calibri" w:hAnsi="Calibri" w:cs="Calibri"/>
          <w:color w:val="000000" w:themeColor="text1"/>
          <w:sz w:val="24"/>
          <w:szCs w:val="24"/>
        </w:rPr>
        <w:t>ariables</w:t>
      </w:r>
    </w:p>
    <w:tbl>
      <w:tblPr>
        <w:tblStyle w:val="PlainTable1"/>
        <w:tblW w:w="5807" w:type="dxa"/>
        <w:tblLook w:val="04A0" w:firstRow="1" w:lastRow="0" w:firstColumn="1" w:lastColumn="0" w:noHBand="0" w:noVBand="1"/>
      </w:tblPr>
      <w:tblGrid>
        <w:gridCol w:w="4673"/>
        <w:gridCol w:w="1134"/>
      </w:tblGrid>
      <w:tr w:rsidR="004547CE" w:rsidRPr="004547CE" w14:paraId="016228F2" w14:textId="77777777" w:rsidTr="00E04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hideMark/>
          </w:tcPr>
          <w:p w14:paraId="4A16F800"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Variable</w:t>
            </w:r>
          </w:p>
        </w:tc>
        <w:tc>
          <w:tcPr>
            <w:tcW w:w="1134" w:type="dxa"/>
            <w:hideMark/>
          </w:tcPr>
          <w:p w14:paraId="6E34F9DB" w14:textId="77777777" w:rsidR="00883B62" w:rsidRPr="004547CE" w:rsidRDefault="00883B62"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VIF</w:t>
            </w:r>
          </w:p>
        </w:tc>
      </w:tr>
      <w:tr w:rsidR="004547CE" w:rsidRPr="004547CE" w14:paraId="68BBBA19"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hideMark/>
          </w:tcPr>
          <w:p w14:paraId="2DC96C0F"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NFA_Pct_Change</w:t>
            </w:r>
          </w:p>
        </w:tc>
        <w:tc>
          <w:tcPr>
            <w:tcW w:w="1134" w:type="dxa"/>
            <w:hideMark/>
          </w:tcPr>
          <w:p w14:paraId="2343525F"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1.68</w:t>
            </w:r>
          </w:p>
        </w:tc>
      </w:tr>
      <w:tr w:rsidR="004547CE" w:rsidRPr="004547CE" w14:paraId="77A06DC7" w14:textId="77777777" w:rsidTr="00E0401E">
        <w:tc>
          <w:tcPr>
            <w:cnfStyle w:val="001000000000" w:firstRow="0" w:lastRow="0" w:firstColumn="1" w:lastColumn="0" w:oddVBand="0" w:evenVBand="0" w:oddHBand="0" w:evenHBand="0" w:firstRowFirstColumn="0" w:firstRowLastColumn="0" w:lastRowFirstColumn="0" w:lastRowLastColumn="0"/>
            <w:tcW w:w="4673" w:type="dxa"/>
            <w:hideMark/>
          </w:tcPr>
          <w:p w14:paraId="04DF4064"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Crisis_Dummy</w:t>
            </w:r>
          </w:p>
        </w:tc>
        <w:tc>
          <w:tcPr>
            <w:tcW w:w="1134" w:type="dxa"/>
            <w:hideMark/>
          </w:tcPr>
          <w:p w14:paraId="03B5FC65"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4.11</w:t>
            </w:r>
          </w:p>
        </w:tc>
      </w:tr>
      <w:tr w:rsidR="004547CE" w:rsidRPr="004547CE" w14:paraId="65A92DBD"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hideMark/>
          </w:tcPr>
          <w:p w14:paraId="60A0693F"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Exchange_Rate_Effects_Stocks</w:t>
            </w:r>
          </w:p>
        </w:tc>
        <w:tc>
          <w:tcPr>
            <w:tcW w:w="1134" w:type="dxa"/>
            <w:hideMark/>
          </w:tcPr>
          <w:p w14:paraId="04F27CC4"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1.92</w:t>
            </w:r>
          </w:p>
        </w:tc>
      </w:tr>
      <w:tr w:rsidR="004547CE" w:rsidRPr="004547CE" w14:paraId="7AC7BDC0" w14:textId="77777777" w:rsidTr="00E0401E">
        <w:tc>
          <w:tcPr>
            <w:cnfStyle w:val="001000000000" w:firstRow="0" w:lastRow="0" w:firstColumn="1" w:lastColumn="0" w:oddVBand="0" w:evenVBand="0" w:oddHBand="0" w:evenHBand="0" w:firstRowFirstColumn="0" w:firstRowLastColumn="0" w:lastRowFirstColumn="0" w:lastRowLastColumn="0"/>
            <w:tcW w:w="4673" w:type="dxa"/>
          </w:tcPr>
          <w:p w14:paraId="264C90E4"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EUR_CHF</w:t>
            </w:r>
          </w:p>
        </w:tc>
        <w:tc>
          <w:tcPr>
            <w:tcW w:w="1134" w:type="dxa"/>
          </w:tcPr>
          <w:p w14:paraId="625F3D83"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1.52</w:t>
            </w:r>
          </w:p>
        </w:tc>
      </w:tr>
      <w:tr w:rsidR="004547CE" w:rsidRPr="004547CE" w14:paraId="3DF54649"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5BC775EB"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USD_CHF</w:t>
            </w:r>
          </w:p>
        </w:tc>
        <w:tc>
          <w:tcPr>
            <w:tcW w:w="1134" w:type="dxa"/>
          </w:tcPr>
          <w:p w14:paraId="0E03AC4A"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1.67</w:t>
            </w:r>
          </w:p>
        </w:tc>
      </w:tr>
      <w:tr w:rsidR="004547CE" w:rsidRPr="004547CE" w14:paraId="75772B31" w14:textId="77777777" w:rsidTr="00E0401E">
        <w:tc>
          <w:tcPr>
            <w:cnfStyle w:val="001000000000" w:firstRow="0" w:lastRow="0" w:firstColumn="1" w:lastColumn="0" w:oddVBand="0" w:evenVBand="0" w:oddHBand="0" w:evenHBand="0" w:firstRowFirstColumn="0" w:firstRowLastColumn="0" w:lastRowFirstColumn="0" w:lastRowLastColumn="0"/>
            <w:tcW w:w="4673" w:type="dxa"/>
            <w:hideMark/>
          </w:tcPr>
          <w:p w14:paraId="0596293A"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Price_Effects_Stocks</w:t>
            </w:r>
          </w:p>
        </w:tc>
        <w:tc>
          <w:tcPr>
            <w:tcW w:w="1134" w:type="dxa"/>
            <w:hideMark/>
          </w:tcPr>
          <w:p w14:paraId="6CB84D37"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3.04</w:t>
            </w:r>
          </w:p>
        </w:tc>
      </w:tr>
      <w:tr w:rsidR="004547CE" w:rsidRPr="004547CE" w14:paraId="52F230E9"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hideMark/>
          </w:tcPr>
          <w:p w14:paraId="77C0EC83"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US - Dow Jones Industrial Average</w:t>
            </w:r>
          </w:p>
        </w:tc>
        <w:tc>
          <w:tcPr>
            <w:tcW w:w="1134" w:type="dxa"/>
            <w:hideMark/>
          </w:tcPr>
          <w:p w14:paraId="3F3E4537"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6.38</w:t>
            </w:r>
          </w:p>
        </w:tc>
      </w:tr>
      <w:tr w:rsidR="004547CE" w:rsidRPr="004547CE" w14:paraId="0613ED9B" w14:textId="77777777" w:rsidTr="00E0401E">
        <w:tc>
          <w:tcPr>
            <w:cnfStyle w:val="001000000000" w:firstRow="0" w:lastRow="0" w:firstColumn="1" w:lastColumn="0" w:oddVBand="0" w:evenVBand="0" w:oddHBand="0" w:evenHBand="0" w:firstRowFirstColumn="0" w:firstRowLastColumn="0" w:lastRowFirstColumn="0" w:lastRowLastColumn="0"/>
            <w:tcW w:w="4673" w:type="dxa"/>
            <w:hideMark/>
          </w:tcPr>
          <w:p w14:paraId="304B43FF"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Japan - Nikkei 225</w:t>
            </w:r>
          </w:p>
        </w:tc>
        <w:tc>
          <w:tcPr>
            <w:tcW w:w="1134" w:type="dxa"/>
            <w:hideMark/>
          </w:tcPr>
          <w:p w14:paraId="527C4FF3"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4.73</w:t>
            </w:r>
          </w:p>
        </w:tc>
      </w:tr>
      <w:tr w:rsidR="004547CE" w:rsidRPr="004547CE" w14:paraId="007EB570"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hideMark/>
          </w:tcPr>
          <w:p w14:paraId="458EFBFF"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FX_Reserves_Securities</w:t>
            </w:r>
          </w:p>
        </w:tc>
        <w:tc>
          <w:tcPr>
            <w:tcW w:w="1134" w:type="dxa"/>
            <w:hideMark/>
          </w:tcPr>
          <w:p w14:paraId="19663151"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3.00</w:t>
            </w:r>
          </w:p>
        </w:tc>
      </w:tr>
      <w:tr w:rsidR="004547CE" w:rsidRPr="004547CE" w14:paraId="37D94210" w14:textId="77777777" w:rsidTr="00E0401E">
        <w:tc>
          <w:tcPr>
            <w:cnfStyle w:val="001000000000" w:firstRow="0" w:lastRow="0" w:firstColumn="1" w:lastColumn="0" w:oddVBand="0" w:evenVBand="0" w:oddHBand="0" w:evenHBand="0" w:firstRowFirstColumn="0" w:firstRowLastColumn="0" w:lastRowFirstColumn="0" w:lastRowLastColumn="0"/>
            <w:tcW w:w="4673" w:type="dxa"/>
            <w:hideMark/>
          </w:tcPr>
          <w:p w14:paraId="18034855"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lastRenderedPageBreak/>
              <w:t>Gold_Reserves</w:t>
            </w:r>
          </w:p>
        </w:tc>
        <w:tc>
          <w:tcPr>
            <w:tcW w:w="1134" w:type="dxa"/>
            <w:hideMark/>
          </w:tcPr>
          <w:p w14:paraId="50FA92A9"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2.61</w:t>
            </w:r>
          </w:p>
        </w:tc>
      </w:tr>
      <w:tr w:rsidR="004547CE" w:rsidRPr="004547CE" w14:paraId="4ABCAA04"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hideMark/>
          </w:tcPr>
          <w:p w14:paraId="24C827D2"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SNB_Rate</w:t>
            </w:r>
          </w:p>
        </w:tc>
        <w:tc>
          <w:tcPr>
            <w:tcW w:w="1134" w:type="dxa"/>
            <w:hideMark/>
          </w:tcPr>
          <w:p w14:paraId="2DAC6C1F"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1.42</w:t>
            </w:r>
          </w:p>
        </w:tc>
      </w:tr>
      <w:tr w:rsidR="004547CE" w:rsidRPr="004547CE" w14:paraId="3C7FC4E1" w14:textId="77777777" w:rsidTr="00E0401E">
        <w:tc>
          <w:tcPr>
            <w:cnfStyle w:val="001000000000" w:firstRow="0" w:lastRow="0" w:firstColumn="1" w:lastColumn="0" w:oddVBand="0" w:evenVBand="0" w:oddHBand="0" w:evenHBand="0" w:firstRowFirstColumn="0" w:firstRowLastColumn="0" w:lastRowFirstColumn="0" w:lastRowLastColumn="0"/>
            <w:tcW w:w="4673" w:type="dxa"/>
            <w:hideMark/>
          </w:tcPr>
          <w:p w14:paraId="42D3439B"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Excess_Return</w:t>
            </w:r>
          </w:p>
        </w:tc>
        <w:tc>
          <w:tcPr>
            <w:tcW w:w="1134" w:type="dxa"/>
            <w:hideMark/>
          </w:tcPr>
          <w:p w14:paraId="3DD55738"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2.92</w:t>
            </w:r>
          </w:p>
        </w:tc>
      </w:tr>
    </w:tbl>
    <w:p w14:paraId="7214AD67" w14:textId="77777777" w:rsidR="00883B62" w:rsidRPr="004547CE" w:rsidRDefault="00883B62" w:rsidP="00A44B39">
      <w:pPr>
        <w:spacing w:after="160"/>
        <w:jc w:val="both"/>
        <w:rPr>
          <w:rFonts w:ascii="Calibri" w:hAnsi="Calibri" w:cs="Calibri"/>
          <w:color w:val="000000" w:themeColor="text1"/>
        </w:rPr>
      </w:pPr>
    </w:p>
    <w:p w14:paraId="3BEFD320" w14:textId="7A3EABE8" w:rsidR="00484F38" w:rsidRPr="004547CE" w:rsidRDefault="00484F38" w:rsidP="00A44B39">
      <w:pPr>
        <w:pStyle w:val="Caption"/>
        <w:spacing w:after="160"/>
        <w:jc w:val="both"/>
        <w:rPr>
          <w:rFonts w:ascii="Calibri" w:hAnsi="Calibri" w:cs="Calibri"/>
          <w:color w:val="000000" w:themeColor="text1"/>
          <w:sz w:val="24"/>
          <w:szCs w:val="24"/>
        </w:rPr>
      </w:pPr>
      <w:bookmarkStart w:id="19" w:name="_Ref195727752"/>
      <w:r w:rsidRPr="004547CE">
        <w:rPr>
          <w:rFonts w:ascii="Calibri" w:hAnsi="Calibri" w:cs="Calibri"/>
          <w:color w:val="000000" w:themeColor="text1"/>
          <w:sz w:val="24"/>
          <w:szCs w:val="24"/>
        </w:rPr>
        <w:t xml:space="preserve">Table </w:t>
      </w:r>
      <w:r w:rsidR="0064726F" w:rsidRPr="004547CE">
        <w:rPr>
          <w:rFonts w:ascii="Calibri" w:hAnsi="Calibri" w:cs="Calibri"/>
          <w:color w:val="000000" w:themeColor="text1"/>
          <w:sz w:val="24"/>
          <w:szCs w:val="24"/>
        </w:rPr>
        <w:fldChar w:fldCharType="begin"/>
      </w:r>
      <w:r w:rsidR="0064726F" w:rsidRPr="004547CE">
        <w:rPr>
          <w:rFonts w:ascii="Calibri" w:hAnsi="Calibri" w:cs="Calibri"/>
          <w:color w:val="000000" w:themeColor="text1"/>
          <w:sz w:val="24"/>
          <w:szCs w:val="24"/>
        </w:rPr>
        <w:instrText xml:space="preserve"> SEQ Table \* ARABIC </w:instrText>
      </w:r>
      <w:r w:rsidR="0064726F"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6</w:t>
      </w:r>
      <w:r w:rsidR="0064726F" w:rsidRPr="004547CE">
        <w:rPr>
          <w:rFonts w:ascii="Calibri" w:hAnsi="Calibri" w:cs="Calibri"/>
          <w:noProof/>
          <w:color w:val="000000" w:themeColor="text1"/>
          <w:sz w:val="24"/>
          <w:szCs w:val="24"/>
        </w:rPr>
        <w:fldChar w:fldCharType="end"/>
      </w:r>
      <w:bookmarkEnd w:id="19"/>
      <w:r w:rsidRPr="004547CE">
        <w:rPr>
          <w:rFonts w:ascii="Calibri" w:hAnsi="Calibri" w:cs="Calibri"/>
          <w:color w:val="000000" w:themeColor="text1"/>
          <w:sz w:val="24"/>
          <w:szCs w:val="24"/>
        </w:rPr>
        <w:t xml:space="preserve">. Lag </w:t>
      </w:r>
      <w:r w:rsidR="009E0459">
        <w:rPr>
          <w:rFonts w:ascii="Calibri" w:hAnsi="Calibri" w:cs="Calibri"/>
          <w:color w:val="000000" w:themeColor="text1"/>
          <w:sz w:val="24"/>
          <w:szCs w:val="24"/>
        </w:rPr>
        <w:t>o</w:t>
      </w:r>
      <w:r w:rsidRPr="004547CE">
        <w:rPr>
          <w:rFonts w:ascii="Calibri" w:hAnsi="Calibri" w:cs="Calibri"/>
          <w:color w:val="000000" w:themeColor="text1"/>
          <w:sz w:val="24"/>
          <w:szCs w:val="24"/>
        </w:rPr>
        <w:t xml:space="preserve">rder </w:t>
      </w:r>
      <w:r w:rsidR="009E0459">
        <w:rPr>
          <w:rFonts w:ascii="Calibri" w:hAnsi="Calibri" w:cs="Calibri"/>
          <w:color w:val="000000" w:themeColor="text1"/>
          <w:sz w:val="24"/>
          <w:szCs w:val="24"/>
        </w:rPr>
        <w:t>s</w:t>
      </w:r>
      <w:r w:rsidRPr="004547CE">
        <w:rPr>
          <w:rFonts w:ascii="Calibri" w:hAnsi="Calibri" w:cs="Calibri"/>
          <w:color w:val="000000" w:themeColor="text1"/>
          <w:sz w:val="24"/>
          <w:szCs w:val="24"/>
        </w:rPr>
        <w:t xml:space="preserve">election – </w:t>
      </w:r>
      <w:r w:rsidR="009E0459">
        <w:rPr>
          <w:rFonts w:ascii="Calibri" w:hAnsi="Calibri" w:cs="Calibri"/>
          <w:color w:val="000000" w:themeColor="text1"/>
          <w:sz w:val="24"/>
          <w:szCs w:val="24"/>
        </w:rPr>
        <w:t>v</w:t>
      </w:r>
      <w:r w:rsidRPr="004547CE">
        <w:rPr>
          <w:rFonts w:ascii="Calibri" w:hAnsi="Calibri" w:cs="Calibri"/>
          <w:color w:val="000000" w:themeColor="text1"/>
          <w:sz w:val="24"/>
          <w:szCs w:val="24"/>
        </w:rPr>
        <w:t xml:space="preserve">aluation </w:t>
      </w:r>
      <w:r w:rsidR="009E0459">
        <w:rPr>
          <w:rFonts w:ascii="Calibri" w:hAnsi="Calibri" w:cs="Calibri"/>
          <w:color w:val="000000" w:themeColor="text1"/>
          <w:sz w:val="24"/>
          <w:szCs w:val="24"/>
        </w:rPr>
        <w:t>e</w:t>
      </w:r>
      <w:r w:rsidRPr="004547CE">
        <w:rPr>
          <w:rFonts w:ascii="Calibri" w:hAnsi="Calibri" w:cs="Calibri"/>
          <w:color w:val="000000" w:themeColor="text1"/>
          <w:sz w:val="24"/>
          <w:szCs w:val="24"/>
        </w:rPr>
        <w:t xml:space="preserve">ffects </w:t>
      </w:r>
      <w:r w:rsidR="009E0459">
        <w:rPr>
          <w:rFonts w:ascii="Calibri" w:hAnsi="Calibri" w:cs="Calibri"/>
          <w:color w:val="000000" w:themeColor="text1"/>
          <w:sz w:val="24"/>
          <w:szCs w:val="24"/>
        </w:rPr>
        <w:t>m</w:t>
      </w:r>
      <w:r w:rsidRPr="004547CE">
        <w:rPr>
          <w:rFonts w:ascii="Calibri" w:hAnsi="Calibri" w:cs="Calibri"/>
          <w:color w:val="000000" w:themeColor="text1"/>
          <w:sz w:val="24"/>
          <w:szCs w:val="24"/>
        </w:rPr>
        <w:t>odel</w:t>
      </w:r>
    </w:p>
    <w:tbl>
      <w:tblPr>
        <w:tblStyle w:val="PlainTable1"/>
        <w:tblW w:w="0" w:type="auto"/>
        <w:tblLook w:val="04A0" w:firstRow="1" w:lastRow="0" w:firstColumn="1" w:lastColumn="0" w:noHBand="0" w:noVBand="1"/>
      </w:tblPr>
      <w:tblGrid>
        <w:gridCol w:w="1187"/>
        <w:gridCol w:w="767"/>
        <w:gridCol w:w="767"/>
        <w:gridCol w:w="1251"/>
        <w:gridCol w:w="767"/>
      </w:tblGrid>
      <w:tr w:rsidR="004547CE" w:rsidRPr="004547CE" w14:paraId="237D16C6" w14:textId="77777777" w:rsidTr="00E04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328A26"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Lag Order</w:t>
            </w:r>
          </w:p>
        </w:tc>
        <w:tc>
          <w:tcPr>
            <w:tcW w:w="0" w:type="auto"/>
            <w:hideMark/>
          </w:tcPr>
          <w:p w14:paraId="2BEA95BE" w14:textId="77777777" w:rsidR="00883B62" w:rsidRPr="004547CE" w:rsidRDefault="00883B62"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AIC</w:t>
            </w:r>
          </w:p>
        </w:tc>
        <w:tc>
          <w:tcPr>
            <w:tcW w:w="0" w:type="auto"/>
            <w:hideMark/>
          </w:tcPr>
          <w:p w14:paraId="617F6DDE" w14:textId="77777777" w:rsidR="00883B62" w:rsidRPr="004547CE" w:rsidRDefault="00883B62"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BIC</w:t>
            </w:r>
          </w:p>
        </w:tc>
        <w:tc>
          <w:tcPr>
            <w:tcW w:w="0" w:type="auto"/>
            <w:hideMark/>
          </w:tcPr>
          <w:p w14:paraId="70A6C14D" w14:textId="77777777" w:rsidR="00883B62" w:rsidRPr="004547CE" w:rsidRDefault="00883B62"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FPE</w:t>
            </w:r>
          </w:p>
        </w:tc>
        <w:tc>
          <w:tcPr>
            <w:tcW w:w="0" w:type="auto"/>
            <w:hideMark/>
          </w:tcPr>
          <w:p w14:paraId="48529724" w14:textId="77777777" w:rsidR="00883B62" w:rsidRPr="004547CE" w:rsidRDefault="00883B62"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HQIC</w:t>
            </w:r>
          </w:p>
        </w:tc>
      </w:tr>
      <w:tr w:rsidR="004547CE" w:rsidRPr="004547CE" w14:paraId="51C8F9B5"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DF637A"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0</w:t>
            </w:r>
          </w:p>
        </w:tc>
        <w:tc>
          <w:tcPr>
            <w:tcW w:w="0" w:type="auto"/>
            <w:hideMark/>
          </w:tcPr>
          <w:p w14:paraId="64F805FA"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11.23</w:t>
            </w:r>
          </w:p>
        </w:tc>
        <w:tc>
          <w:tcPr>
            <w:tcW w:w="0" w:type="auto"/>
            <w:hideMark/>
          </w:tcPr>
          <w:p w14:paraId="1A0A2CAD"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b/>
                <w:bCs/>
                <w:color w:val="000000" w:themeColor="text1"/>
              </w:rPr>
              <w:t>11.48</w:t>
            </w:r>
          </w:p>
        </w:tc>
        <w:tc>
          <w:tcPr>
            <w:tcW w:w="0" w:type="auto"/>
            <w:hideMark/>
          </w:tcPr>
          <w:p w14:paraId="1360AF0F"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b/>
                <w:bCs/>
                <w:color w:val="000000" w:themeColor="text1"/>
              </w:rPr>
              <w:t>7.538e+04</w:t>
            </w:r>
          </w:p>
        </w:tc>
        <w:tc>
          <w:tcPr>
            <w:tcW w:w="0" w:type="auto"/>
            <w:hideMark/>
          </w:tcPr>
          <w:p w14:paraId="7F288D7D"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11.28</w:t>
            </w:r>
          </w:p>
        </w:tc>
      </w:tr>
      <w:tr w:rsidR="004547CE" w:rsidRPr="004547CE" w14:paraId="1AACC8FD" w14:textId="77777777" w:rsidTr="00E0401E">
        <w:tc>
          <w:tcPr>
            <w:cnfStyle w:val="001000000000" w:firstRow="0" w:lastRow="0" w:firstColumn="1" w:lastColumn="0" w:oddVBand="0" w:evenVBand="0" w:oddHBand="0" w:evenHBand="0" w:firstRowFirstColumn="0" w:firstRowLastColumn="0" w:lastRowFirstColumn="0" w:lastRowLastColumn="0"/>
            <w:tcW w:w="0" w:type="auto"/>
            <w:hideMark/>
          </w:tcPr>
          <w:p w14:paraId="262073FD"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1</w:t>
            </w:r>
          </w:p>
        </w:tc>
        <w:tc>
          <w:tcPr>
            <w:tcW w:w="0" w:type="auto"/>
            <w:hideMark/>
          </w:tcPr>
          <w:p w14:paraId="460E8594"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11.34</w:t>
            </w:r>
          </w:p>
        </w:tc>
        <w:tc>
          <w:tcPr>
            <w:tcW w:w="0" w:type="auto"/>
            <w:hideMark/>
          </w:tcPr>
          <w:p w14:paraId="36276259"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12.83</w:t>
            </w:r>
          </w:p>
        </w:tc>
        <w:tc>
          <w:tcPr>
            <w:tcW w:w="0" w:type="auto"/>
            <w:hideMark/>
          </w:tcPr>
          <w:p w14:paraId="1FF4B32C"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9.256e+04</w:t>
            </w:r>
          </w:p>
        </w:tc>
        <w:tc>
          <w:tcPr>
            <w:tcW w:w="0" w:type="auto"/>
            <w:hideMark/>
          </w:tcPr>
          <w:p w14:paraId="098A535D"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11.63</w:t>
            </w:r>
          </w:p>
        </w:tc>
      </w:tr>
      <w:tr w:rsidR="004547CE" w:rsidRPr="004547CE" w14:paraId="77777629"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76035"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2</w:t>
            </w:r>
          </w:p>
        </w:tc>
        <w:tc>
          <w:tcPr>
            <w:tcW w:w="0" w:type="auto"/>
            <w:hideMark/>
          </w:tcPr>
          <w:p w14:paraId="3D22CA57"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b/>
                <w:bCs/>
                <w:color w:val="000000" w:themeColor="text1"/>
              </w:rPr>
              <w:t>10.74</w:t>
            </w:r>
          </w:p>
        </w:tc>
        <w:tc>
          <w:tcPr>
            <w:tcW w:w="0" w:type="auto"/>
            <w:hideMark/>
          </w:tcPr>
          <w:p w14:paraId="7AB93375"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13.48</w:t>
            </w:r>
          </w:p>
        </w:tc>
        <w:tc>
          <w:tcPr>
            <w:tcW w:w="0" w:type="auto"/>
            <w:hideMark/>
          </w:tcPr>
          <w:p w14:paraId="2DF81720"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9.137e+04</w:t>
            </w:r>
          </w:p>
        </w:tc>
        <w:tc>
          <w:tcPr>
            <w:tcW w:w="0" w:type="auto"/>
            <w:hideMark/>
          </w:tcPr>
          <w:p w14:paraId="219BF7A0"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b/>
                <w:bCs/>
                <w:color w:val="000000" w:themeColor="text1"/>
              </w:rPr>
              <w:t>11.27</w:t>
            </w:r>
          </w:p>
        </w:tc>
      </w:tr>
    </w:tbl>
    <w:p w14:paraId="31773810" w14:textId="77777777" w:rsidR="00484F38" w:rsidRPr="004547CE" w:rsidRDefault="00484F38" w:rsidP="00A44B39">
      <w:pPr>
        <w:spacing w:after="160"/>
        <w:jc w:val="both"/>
        <w:rPr>
          <w:rFonts w:ascii="Calibri" w:hAnsi="Calibri" w:cs="Calibri"/>
          <w:color w:val="000000" w:themeColor="text1"/>
        </w:rPr>
      </w:pPr>
    </w:p>
    <w:p w14:paraId="4F7E3E12" w14:textId="1880F466" w:rsidR="00883B62" w:rsidRPr="004547CE" w:rsidRDefault="009E028C" w:rsidP="00A44B39">
      <w:pPr>
        <w:pStyle w:val="Heading4"/>
        <w:spacing w:before="0" w:after="160"/>
        <w:jc w:val="both"/>
        <w:rPr>
          <w:rFonts w:ascii="Calibri" w:eastAsia="Times New Roman" w:hAnsi="Calibri" w:cs="Calibri"/>
          <w:i w:val="0"/>
          <w:iCs w:val="0"/>
          <w:color w:val="000000" w:themeColor="text1"/>
          <w:sz w:val="28"/>
          <w:szCs w:val="28"/>
        </w:rPr>
      </w:pPr>
      <w:r w:rsidRPr="004547CE">
        <w:rPr>
          <w:rFonts w:ascii="Calibri" w:eastAsia="Times New Roman" w:hAnsi="Calibri" w:cs="Calibri"/>
          <w:i w:val="0"/>
          <w:iCs w:val="0"/>
          <w:color w:val="000000" w:themeColor="text1"/>
          <w:sz w:val="28"/>
          <w:szCs w:val="28"/>
        </w:rPr>
        <w:t xml:space="preserve">3.3.3 </w:t>
      </w:r>
      <w:r w:rsidR="00883B62" w:rsidRPr="004547CE">
        <w:rPr>
          <w:rFonts w:ascii="Calibri" w:eastAsia="Times New Roman" w:hAnsi="Calibri" w:cs="Calibri"/>
          <w:i w:val="0"/>
          <w:iCs w:val="0"/>
          <w:color w:val="000000" w:themeColor="text1"/>
          <w:sz w:val="28"/>
          <w:szCs w:val="28"/>
        </w:rPr>
        <w:t>Focused VAR Model on Gold Reserves</w:t>
      </w:r>
    </w:p>
    <w:p w14:paraId="7A3187B7" w14:textId="77777777" w:rsidR="008E7EE6" w:rsidRPr="004547CE" w:rsidRDefault="008E7EE6"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The bivariate VAR model focused on </w:t>
      </w:r>
      <w:proofErr w:type="gramStart"/>
      <w:r w:rsidRPr="004547CE">
        <w:rPr>
          <w:rFonts w:ascii="Calibri" w:hAnsi="Calibri" w:cs="Calibri"/>
          <w:color w:val="000000" w:themeColor="text1"/>
        </w:rPr>
        <w:t>NFA</w:t>
      </w:r>
      <w:proofErr w:type="gramEnd"/>
      <w:r w:rsidRPr="004547CE">
        <w:rPr>
          <w:rFonts w:ascii="Calibri" w:hAnsi="Calibri" w:cs="Calibri"/>
          <w:color w:val="000000" w:themeColor="text1"/>
        </w:rPr>
        <w:t xml:space="preserve"> and gold reserves is represented as:</w:t>
      </w:r>
    </w:p>
    <w:p w14:paraId="34A87819" w14:textId="54FE1524" w:rsidR="008E7EE6" w:rsidRPr="004547CE" w:rsidRDefault="001C1A55" w:rsidP="00A44B39">
      <w:pPr>
        <w:spacing w:after="160"/>
        <w:jc w:val="both"/>
        <w:rPr>
          <w:rFonts w:ascii="Calibri" w:hAnsi="Calibri" w:cs="Calibri"/>
          <w:color w:val="000000" w:themeColor="text1"/>
        </w:rPr>
      </w:pPr>
      <m:oMathPara>
        <m:oMath>
          <m:d>
            <m:dPr>
              <m:begChr m:val="["/>
              <m:endChr m:val="]"/>
              <m:ctrlPr>
                <w:rPr>
                  <w:rFonts w:ascii="Cambria Math" w:hAnsi="Cambria Math" w:cs="Calibri"/>
                  <w:i/>
                  <w:color w:val="000000" w:themeColor="text1"/>
                </w:rPr>
              </m:ctrlPr>
            </m:dPr>
            <m:e>
              <m:m>
                <m:mPr>
                  <m:mcs>
                    <m:mc>
                      <m:mcPr>
                        <m:count m:val="1"/>
                        <m:mcJc m:val="center"/>
                      </m:mcPr>
                    </m:mc>
                  </m:mcs>
                  <m:ctrlPr>
                    <w:rPr>
                      <w:rFonts w:ascii="Cambria Math" w:hAnsi="Cambria Math" w:cs="Calibri"/>
                      <w:i/>
                      <w:color w:val="000000" w:themeColor="text1"/>
                    </w:rPr>
                  </m:ctrlPr>
                </m:mPr>
                <m:mr>
                  <m:e>
                    <m:sSub>
                      <m:sSubPr>
                        <m:ctrlPr>
                          <w:rPr>
                            <w:rFonts w:ascii="Cambria Math" w:hAnsi="Cambria Math" w:cs="Calibri"/>
                            <w:i/>
                            <w:color w:val="000000" w:themeColor="text1"/>
                          </w:rPr>
                        </m:ctrlPr>
                      </m:sSubPr>
                      <m:e>
                        <m:r>
                          <w:rPr>
                            <w:rFonts w:ascii="Cambria Math" w:hAnsi="Cambria Math" w:cs="Calibri"/>
                            <w:color w:val="000000" w:themeColor="text1"/>
                          </w:rPr>
                          <m:t>∆NFA</m:t>
                        </m:r>
                      </m:e>
                      <m:sub>
                        <m:r>
                          <w:rPr>
                            <w:rFonts w:ascii="Cambria Math" w:hAnsi="Cambria Math" w:cs="Calibri"/>
                            <w:color w:val="000000" w:themeColor="text1"/>
                          </w:rPr>
                          <m:t>t</m:t>
                        </m:r>
                      </m:sub>
                    </m:sSub>
                  </m:e>
                </m:mr>
                <m:mr>
                  <m:e>
                    <m:sSub>
                      <m:sSubPr>
                        <m:ctrlPr>
                          <w:rPr>
                            <w:rFonts w:ascii="Cambria Math" w:hAnsi="Cambria Math" w:cs="Calibri"/>
                            <w:i/>
                            <w:color w:val="000000" w:themeColor="text1"/>
                          </w:rPr>
                        </m:ctrlPr>
                      </m:sSubPr>
                      <m:e>
                        <m:r>
                          <w:rPr>
                            <w:rFonts w:ascii="Cambria Math" w:hAnsi="Cambria Math" w:cs="Calibri"/>
                            <w:color w:val="000000" w:themeColor="text1"/>
                          </w:rPr>
                          <m:t>∆Gold</m:t>
                        </m:r>
                      </m:e>
                      <m:sub>
                        <m:r>
                          <w:rPr>
                            <w:rFonts w:ascii="Cambria Math" w:hAnsi="Cambria Math" w:cs="Calibri"/>
                            <w:color w:val="000000" w:themeColor="text1"/>
                          </w:rPr>
                          <m:t>t</m:t>
                        </m:r>
                      </m:sub>
                    </m:sSub>
                  </m:e>
                </m:mr>
              </m:m>
            </m:e>
          </m:d>
          <m:r>
            <w:rPr>
              <w:rFonts w:ascii="Cambria Math" w:hAnsi="Cambria Math" w:cs="Calibri"/>
              <w:color w:val="000000" w:themeColor="text1"/>
            </w:rPr>
            <m:t>=</m:t>
          </m:r>
          <m:nary>
            <m:naryPr>
              <m:chr m:val="∑"/>
              <m:limLoc m:val="undOvr"/>
              <m:ctrlPr>
                <w:rPr>
                  <w:rFonts w:ascii="Cambria Math" w:hAnsi="Cambria Math" w:cs="Calibri"/>
                  <w:i/>
                  <w:color w:val="000000" w:themeColor="text1"/>
                </w:rPr>
              </m:ctrlPr>
            </m:naryPr>
            <m:sub>
              <m:r>
                <w:rPr>
                  <w:rFonts w:ascii="Cambria Math" w:hAnsi="Cambria Math" w:cs="Calibri"/>
                  <w:color w:val="000000" w:themeColor="text1"/>
                </w:rPr>
                <m:t>i=1</m:t>
              </m:r>
            </m:sub>
            <m:sup>
              <m:r>
                <w:rPr>
                  <w:rFonts w:ascii="Cambria Math" w:hAnsi="Cambria Math" w:cs="Calibri"/>
                  <w:color w:val="000000" w:themeColor="text1"/>
                </w:rPr>
                <m:t>p</m:t>
              </m:r>
            </m:sup>
            <m:e>
              <m:d>
                <m:dPr>
                  <m:begChr m:val="["/>
                  <m:endChr m:val="]"/>
                  <m:ctrlPr>
                    <w:rPr>
                      <w:rFonts w:ascii="Cambria Math" w:hAnsi="Cambria Math" w:cs="Calibri"/>
                      <w:i/>
                      <w:color w:val="000000" w:themeColor="text1"/>
                    </w:rPr>
                  </m:ctrlPr>
                </m:dPr>
                <m:e>
                  <m:m>
                    <m:mPr>
                      <m:mcs>
                        <m:mc>
                          <m:mcPr>
                            <m:count m:val="2"/>
                            <m:mcJc m:val="center"/>
                          </m:mcPr>
                        </m:mc>
                      </m:mcs>
                      <m:ctrlPr>
                        <w:rPr>
                          <w:rFonts w:ascii="Cambria Math" w:hAnsi="Cambria Math" w:cs="Calibri"/>
                          <w:i/>
                          <w:color w:val="000000" w:themeColor="text1"/>
                        </w:rPr>
                      </m:ctrlPr>
                    </m:mPr>
                    <m:mr>
                      <m:e>
                        <m:sSubSup>
                          <m:sSubSupPr>
                            <m:ctrlPr>
                              <w:rPr>
                                <w:rFonts w:ascii="Cambria Math" w:hAnsi="Cambria Math" w:cs="Calibri"/>
                                <w:i/>
                                <w:color w:val="000000" w:themeColor="text1"/>
                              </w:rPr>
                            </m:ctrlPr>
                          </m:sSubSupPr>
                          <m:e>
                            <m:r>
                              <w:rPr>
                                <w:rFonts w:ascii="Cambria Math" w:hAnsi="Cambria Math" w:cs="Calibri"/>
                                <w:color w:val="000000" w:themeColor="text1"/>
                              </w:rPr>
                              <m:t>α</m:t>
                            </m:r>
                          </m:e>
                          <m:sub>
                            <m:r>
                              <w:rPr>
                                <w:rFonts w:ascii="Cambria Math" w:hAnsi="Cambria Math" w:cs="Calibri"/>
                                <w:color w:val="000000" w:themeColor="text1"/>
                              </w:rPr>
                              <m:t>11</m:t>
                            </m:r>
                          </m:sub>
                          <m:sup>
                            <m:r>
                              <w:rPr>
                                <w:rFonts w:ascii="Cambria Math" w:hAnsi="Cambria Math" w:cs="Calibri"/>
                                <w:color w:val="000000" w:themeColor="text1"/>
                              </w:rPr>
                              <m:t>(i)</m:t>
                            </m:r>
                          </m:sup>
                        </m:sSubSup>
                      </m:e>
                      <m:e>
                        <m:sSubSup>
                          <m:sSubSupPr>
                            <m:ctrlPr>
                              <w:rPr>
                                <w:rFonts w:ascii="Cambria Math" w:hAnsi="Cambria Math" w:cs="Calibri"/>
                                <w:i/>
                                <w:color w:val="000000" w:themeColor="text1"/>
                              </w:rPr>
                            </m:ctrlPr>
                          </m:sSubSupPr>
                          <m:e>
                            <m:r>
                              <w:rPr>
                                <w:rFonts w:ascii="Cambria Math" w:hAnsi="Cambria Math" w:cs="Calibri"/>
                                <w:color w:val="000000" w:themeColor="text1"/>
                              </w:rPr>
                              <m:t>α</m:t>
                            </m:r>
                          </m:e>
                          <m:sub>
                            <m:r>
                              <w:rPr>
                                <w:rFonts w:ascii="Cambria Math" w:hAnsi="Cambria Math" w:cs="Calibri"/>
                                <w:color w:val="000000" w:themeColor="text1"/>
                              </w:rPr>
                              <m:t>12</m:t>
                            </m:r>
                          </m:sub>
                          <m:sup>
                            <m:r>
                              <w:rPr>
                                <w:rFonts w:ascii="Cambria Math" w:hAnsi="Cambria Math" w:cs="Calibri"/>
                                <w:color w:val="000000" w:themeColor="text1"/>
                              </w:rPr>
                              <m:t>(i)</m:t>
                            </m:r>
                          </m:sup>
                        </m:sSubSup>
                      </m:e>
                    </m:mr>
                    <m:mr>
                      <m:e>
                        <m:sSubSup>
                          <m:sSubSupPr>
                            <m:ctrlPr>
                              <w:rPr>
                                <w:rFonts w:ascii="Cambria Math" w:hAnsi="Cambria Math" w:cs="Calibri"/>
                                <w:i/>
                                <w:color w:val="000000" w:themeColor="text1"/>
                              </w:rPr>
                            </m:ctrlPr>
                          </m:sSubSupPr>
                          <m:e>
                            <m:r>
                              <w:rPr>
                                <w:rFonts w:ascii="Cambria Math" w:hAnsi="Cambria Math" w:cs="Calibri"/>
                                <w:color w:val="000000" w:themeColor="text1"/>
                              </w:rPr>
                              <m:t>α</m:t>
                            </m:r>
                          </m:e>
                          <m:sub>
                            <m:r>
                              <w:rPr>
                                <w:rFonts w:ascii="Cambria Math" w:hAnsi="Cambria Math" w:cs="Calibri"/>
                                <w:color w:val="000000" w:themeColor="text1"/>
                              </w:rPr>
                              <m:t>21</m:t>
                            </m:r>
                          </m:sub>
                          <m:sup>
                            <m:r>
                              <w:rPr>
                                <w:rFonts w:ascii="Cambria Math" w:hAnsi="Cambria Math" w:cs="Calibri"/>
                                <w:color w:val="000000" w:themeColor="text1"/>
                              </w:rPr>
                              <m:t>(i)</m:t>
                            </m:r>
                          </m:sup>
                        </m:sSubSup>
                      </m:e>
                      <m:e>
                        <m:sSubSup>
                          <m:sSubSupPr>
                            <m:ctrlPr>
                              <w:rPr>
                                <w:rFonts w:ascii="Cambria Math" w:hAnsi="Cambria Math" w:cs="Calibri"/>
                                <w:i/>
                                <w:color w:val="000000" w:themeColor="text1"/>
                              </w:rPr>
                            </m:ctrlPr>
                          </m:sSubSupPr>
                          <m:e>
                            <m:r>
                              <w:rPr>
                                <w:rFonts w:ascii="Cambria Math" w:hAnsi="Cambria Math" w:cs="Calibri"/>
                                <w:color w:val="000000" w:themeColor="text1"/>
                              </w:rPr>
                              <m:t>α</m:t>
                            </m:r>
                          </m:e>
                          <m:sub>
                            <m:r>
                              <w:rPr>
                                <w:rFonts w:ascii="Cambria Math" w:hAnsi="Cambria Math" w:cs="Calibri"/>
                                <w:color w:val="000000" w:themeColor="text1"/>
                              </w:rPr>
                              <m:t>22</m:t>
                            </m:r>
                          </m:sub>
                          <m:sup>
                            <m:r>
                              <w:rPr>
                                <w:rFonts w:ascii="Cambria Math" w:hAnsi="Cambria Math" w:cs="Calibri"/>
                                <w:color w:val="000000" w:themeColor="text1"/>
                              </w:rPr>
                              <m:t>(i)</m:t>
                            </m:r>
                          </m:sup>
                        </m:sSubSup>
                        <m:r>
                          <w:rPr>
                            <w:rFonts w:ascii="Cambria Math" w:hAnsi="Cambria Math" w:cs="Calibri"/>
                            <w:color w:val="000000" w:themeColor="text1"/>
                          </w:rPr>
                          <m:t xml:space="preserve">  </m:t>
                        </m:r>
                      </m:e>
                    </m:mr>
                  </m:m>
                </m:e>
              </m:d>
            </m:e>
          </m:nary>
          <m:r>
            <w:rPr>
              <w:rFonts w:ascii="Cambria Math" w:hAnsi="Cambria Math" w:cs="Calibri"/>
              <w:color w:val="000000" w:themeColor="text1"/>
            </w:rPr>
            <m:t xml:space="preserve"> </m:t>
          </m:r>
          <m:d>
            <m:dPr>
              <m:begChr m:val="["/>
              <m:endChr m:val="]"/>
              <m:ctrlPr>
                <w:rPr>
                  <w:rFonts w:ascii="Cambria Math" w:hAnsi="Cambria Math" w:cs="Calibri"/>
                  <w:i/>
                  <w:color w:val="000000" w:themeColor="text1"/>
                </w:rPr>
              </m:ctrlPr>
            </m:dPr>
            <m:e>
              <m:m>
                <m:mPr>
                  <m:mcs>
                    <m:mc>
                      <m:mcPr>
                        <m:count m:val="1"/>
                        <m:mcJc m:val="center"/>
                      </m:mcPr>
                    </m:mc>
                  </m:mcs>
                  <m:ctrlPr>
                    <w:rPr>
                      <w:rFonts w:ascii="Cambria Math" w:hAnsi="Cambria Math" w:cs="Calibri"/>
                      <w:i/>
                      <w:color w:val="000000" w:themeColor="text1"/>
                    </w:rPr>
                  </m:ctrlPr>
                </m:mPr>
                <m:mr>
                  <m:e>
                    <m:sSub>
                      <m:sSubPr>
                        <m:ctrlPr>
                          <w:rPr>
                            <w:rFonts w:ascii="Cambria Math" w:hAnsi="Cambria Math" w:cs="Calibri"/>
                            <w:i/>
                            <w:color w:val="000000" w:themeColor="text1"/>
                          </w:rPr>
                        </m:ctrlPr>
                      </m:sSubPr>
                      <m:e>
                        <m:r>
                          <w:rPr>
                            <w:rFonts w:ascii="Cambria Math" w:hAnsi="Cambria Math" w:cs="Calibri"/>
                            <w:color w:val="000000" w:themeColor="text1"/>
                          </w:rPr>
                          <m:t>∆NFA</m:t>
                        </m:r>
                      </m:e>
                      <m:sub>
                        <m:r>
                          <w:rPr>
                            <w:rFonts w:ascii="Cambria Math" w:hAnsi="Cambria Math" w:cs="Calibri"/>
                            <w:color w:val="000000" w:themeColor="text1"/>
                          </w:rPr>
                          <m:t>t-i</m:t>
                        </m:r>
                      </m:sub>
                    </m:sSub>
                  </m:e>
                </m:mr>
                <m:mr>
                  <m:e>
                    <m:sSub>
                      <m:sSubPr>
                        <m:ctrlPr>
                          <w:rPr>
                            <w:rFonts w:ascii="Cambria Math" w:hAnsi="Cambria Math" w:cs="Calibri"/>
                            <w:i/>
                            <w:color w:val="000000" w:themeColor="text1"/>
                          </w:rPr>
                        </m:ctrlPr>
                      </m:sSubPr>
                      <m:e>
                        <m:r>
                          <w:rPr>
                            <w:rFonts w:ascii="Cambria Math" w:hAnsi="Cambria Math" w:cs="Calibri"/>
                            <w:color w:val="000000" w:themeColor="text1"/>
                          </w:rPr>
                          <m:t>∆Gold</m:t>
                        </m:r>
                      </m:e>
                      <m:sub>
                        <m:r>
                          <w:rPr>
                            <w:rFonts w:ascii="Cambria Math" w:hAnsi="Cambria Math" w:cs="Calibri"/>
                            <w:color w:val="000000" w:themeColor="text1"/>
                          </w:rPr>
                          <m:t>t-i</m:t>
                        </m:r>
                      </m:sub>
                    </m:sSub>
                  </m:e>
                </m:mr>
              </m:m>
            </m:e>
          </m:d>
          <m:r>
            <w:rPr>
              <w:rFonts w:ascii="Cambria Math" w:hAnsi="Cambria Math" w:cs="Calibri"/>
              <w:color w:val="000000" w:themeColor="text1"/>
            </w:rPr>
            <m:t>+</m:t>
          </m:r>
          <m:d>
            <m:dPr>
              <m:begChr m:val="["/>
              <m:endChr m:val="]"/>
              <m:ctrlPr>
                <w:rPr>
                  <w:rFonts w:ascii="Cambria Math" w:hAnsi="Cambria Math" w:cs="Calibri"/>
                  <w:i/>
                  <w:color w:val="000000" w:themeColor="text1"/>
                </w:rPr>
              </m:ctrlPr>
            </m:dPr>
            <m:e>
              <m:m>
                <m:mPr>
                  <m:mcs>
                    <m:mc>
                      <m:mcPr>
                        <m:count m:val="1"/>
                        <m:mcJc m:val="center"/>
                      </m:mcPr>
                    </m:mc>
                  </m:mcs>
                  <m:ctrlPr>
                    <w:rPr>
                      <w:rFonts w:ascii="Cambria Math" w:hAnsi="Cambria Math" w:cs="Calibri"/>
                      <w:i/>
                      <w:color w:val="000000" w:themeColor="text1"/>
                    </w:rPr>
                  </m:ctrlPr>
                </m:mPr>
                <m:mr>
                  <m:e>
                    <m:sSub>
                      <m:sSubPr>
                        <m:ctrlPr>
                          <w:rPr>
                            <w:rFonts w:ascii="Cambria Math" w:hAnsi="Cambria Math" w:cs="Calibri"/>
                            <w:i/>
                            <w:color w:val="000000" w:themeColor="text1"/>
                          </w:rPr>
                        </m:ctrlPr>
                      </m:sSubPr>
                      <m:e>
                        <m:r>
                          <w:rPr>
                            <w:rFonts w:ascii="Cambria Math" w:hAnsi="Cambria Math" w:cs="Calibri"/>
                            <w:color w:val="000000" w:themeColor="text1"/>
                          </w:rPr>
                          <m:t>∈</m:t>
                        </m:r>
                      </m:e>
                      <m:sub>
                        <m:r>
                          <w:rPr>
                            <w:rFonts w:ascii="Cambria Math" w:hAnsi="Cambria Math" w:cs="Calibri"/>
                            <w:color w:val="000000" w:themeColor="text1"/>
                          </w:rPr>
                          <m:t>1t</m:t>
                        </m:r>
                      </m:sub>
                    </m:sSub>
                  </m:e>
                </m:mr>
                <m:mr>
                  <m:e>
                    <m:sSub>
                      <m:sSubPr>
                        <m:ctrlPr>
                          <w:rPr>
                            <w:rFonts w:ascii="Cambria Math" w:hAnsi="Cambria Math" w:cs="Calibri"/>
                            <w:i/>
                            <w:color w:val="000000" w:themeColor="text1"/>
                          </w:rPr>
                        </m:ctrlPr>
                      </m:sSubPr>
                      <m:e>
                        <m:r>
                          <w:rPr>
                            <w:rFonts w:ascii="Cambria Math" w:hAnsi="Cambria Math" w:cs="Calibri"/>
                            <w:color w:val="000000" w:themeColor="text1"/>
                          </w:rPr>
                          <m:t>∈</m:t>
                        </m:r>
                      </m:e>
                      <m:sub>
                        <m:r>
                          <w:rPr>
                            <w:rFonts w:ascii="Cambria Math" w:hAnsi="Cambria Math" w:cs="Calibri"/>
                            <w:color w:val="000000" w:themeColor="text1"/>
                          </w:rPr>
                          <m:t>2t</m:t>
                        </m:r>
                      </m:sub>
                    </m:sSub>
                  </m:e>
                </m:mr>
              </m:m>
            </m:e>
          </m:d>
        </m:oMath>
      </m:oMathPara>
    </w:p>
    <w:p w14:paraId="0DFE81D9" w14:textId="405B191B"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The optimal lag length was determined to be five lags (</w:t>
      </w:r>
      <w:r w:rsidR="00FD2B93" w:rsidRPr="004547CE">
        <w:rPr>
          <w:rFonts w:ascii="Calibri" w:hAnsi="Calibri" w:cs="Calibri"/>
          <w:color w:val="000000" w:themeColor="text1"/>
        </w:rPr>
        <w:fldChar w:fldCharType="begin"/>
      </w:r>
      <w:r w:rsidR="00FD2B93" w:rsidRPr="004547CE">
        <w:rPr>
          <w:rFonts w:ascii="Calibri" w:hAnsi="Calibri" w:cs="Calibri"/>
          <w:color w:val="000000" w:themeColor="text1"/>
        </w:rPr>
        <w:instrText xml:space="preserve"> REF _Ref195727805 \h </w:instrText>
      </w:r>
      <w:r w:rsidR="00415056" w:rsidRPr="004547CE">
        <w:rPr>
          <w:rFonts w:ascii="Calibri" w:hAnsi="Calibri" w:cs="Calibri"/>
          <w:color w:val="000000" w:themeColor="text1"/>
        </w:rPr>
        <w:instrText xml:space="preserve"> \* MERGEFORMAT </w:instrText>
      </w:r>
      <w:r w:rsidR="00FD2B93" w:rsidRPr="004547CE">
        <w:rPr>
          <w:rFonts w:ascii="Calibri" w:hAnsi="Calibri" w:cs="Calibri"/>
          <w:color w:val="000000" w:themeColor="text1"/>
        </w:rPr>
      </w:r>
      <w:r w:rsidR="00FD2B93"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7</w:t>
      </w:r>
      <w:r w:rsidR="00FD2B93" w:rsidRPr="004547CE">
        <w:rPr>
          <w:rFonts w:ascii="Calibri" w:hAnsi="Calibri" w:cs="Calibri"/>
          <w:color w:val="000000" w:themeColor="text1"/>
        </w:rPr>
        <w:fldChar w:fldCharType="end"/>
      </w:r>
      <w:r w:rsidRPr="004547CE">
        <w:rPr>
          <w:rFonts w:ascii="Calibri" w:hAnsi="Calibri" w:cs="Calibri"/>
          <w:color w:val="000000" w:themeColor="text1"/>
        </w:rPr>
        <w:t>). This model enables a deeper investigation of the safe-haven and reserve asset function of gold in Switzerland’s external position.</w:t>
      </w:r>
    </w:p>
    <w:p w14:paraId="792B35E0" w14:textId="1231DC38" w:rsidR="00FD2B93" w:rsidRPr="004547CE" w:rsidRDefault="00FD2B93" w:rsidP="00A44B39">
      <w:pPr>
        <w:pStyle w:val="Caption"/>
        <w:spacing w:after="160"/>
        <w:jc w:val="both"/>
        <w:rPr>
          <w:rFonts w:ascii="Calibri" w:hAnsi="Calibri" w:cs="Calibri"/>
          <w:color w:val="000000" w:themeColor="text1"/>
          <w:sz w:val="24"/>
          <w:szCs w:val="24"/>
        </w:rPr>
      </w:pPr>
      <w:bookmarkStart w:id="20" w:name="_Ref195727805"/>
      <w:r w:rsidRPr="004547CE">
        <w:rPr>
          <w:rFonts w:ascii="Calibri" w:hAnsi="Calibri" w:cs="Calibri"/>
          <w:color w:val="000000" w:themeColor="text1"/>
          <w:sz w:val="24"/>
          <w:szCs w:val="24"/>
        </w:rPr>
        <w:t xml:space="preserve">Table </w:t>
      </w:r>
      <w:r w:rsidR="0064726F" w:rsidRPr="004547CE">
        <w:rPr>
          <w:rFonts w:ascii="Calibri" w:hAnsi="Calibri" w:cs="Calibri"/>
          <w:color w:val="000000" w:themeColor="text1"/>
          <w:sz w:val="24"/>
          <w:szCs w:val="24"/>
        </w:rPr>
        <w:fldChar w:fldCharType="begin"/>
      </w:r>
      <w:r w:rsidR="0064726F" w:rsidRPr="004547CE">
        <w:rPr>
          <w:rFonts w:ascii="Calibri" w:hAnsi="Calibri" w:cs="Calibri"/>
          <w:color w:val="000000" w:themeColor="text1"/>
          <w:sz w:val="24"/>
          <w:szCs w:val="24"/>
        </w:rPr>
        <w:instrText xml:space="preserve"> SEQ Table \* ARABIC </w:instrText>
      </w:r>
      <w:r w:rsidR="0064726F"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7</w:t>
      </w:r>
      <w:r w:rsidR="0064726F" w:rsidRPr="004547CE">
        <w:rPr>
          <w:rFonts w:ascii="Calibri" w:hAnsi="Calibri" w:cs="Calibri"/>
          <w:noProof/>
          <w:color w:val="000000" w:themeColor="text1"/>
          <w:sz w:val="24"/>
          <w:szCs w:val="24"/>
        </w:rPr>
        <w:fldChar w:fldCharType="end"/>
      </w:r>
      <w:bookmarkEnd w:id="20"/>
      <w:r w:rsidRPr="004547CE">
        <w:rPr>
          <w:rFonts w:ascii="Calibri" w:hAnsi="Calibri" w:cs="Calibri"/>
          <w:color w:val="000000" w:themeColor="text1"/>
          <w:sz w:val="24"/>
          <w:szCs w:val="24"/>
        </w:rPr>
        <w:t xml:space="preserve">. Lag </w:t>
      </w:r>
      <w:r w:rsidR="009E0459">
        <w:rPr>
          <w:rFonts w:ascii="Calibri" w:hAnsi="Calibri" w:cs="Calibri"/>
          <w:color w:val="000000" w:themeColor="text1"/>
          <w:sz w:val="24"/>
          <w:szCs w:val="24"/>
        </w:rPr>
        <w:t>o</w:t>
      </w:r>
      <w:r w:rsidRPr="004547CE">
        <w:rPr>
          <w:rFonts w:ascii="Calibri" w:hAnsi="Calibri" w:cs="Calibri"/>
          <w:color w:val="000000" w:themeColor="text1"/>
          <w:sz w:val="24"/>
          <w:szCs w:val="24"/>
        </w:rPr>
        <w:t xml:space="preserve">rder </w:t>
      </w:r>
      <w:r w:rsidR="009E0459">
        <w:rPr>
          <w:rFonts w:ascii="Calibri" w:hAnsi="Calibri" w:cs="Calibri"/>
          <w:color w:val="000000" w:themeColor="text1"/>
          <w:sz w:val="24"/>
          <w:szCs w:val="24"/>
        </w:rPr>
        <w:t>s</w:t>
      </w:r>
      <w:r w:rsidRPr="004547CE">
        <w:rPr>
          <w:rFonts w:ascii="Calibri" w:hAnsi="Calibri" w:cs="Calibri"/>
          <w:color w:val="000000" w:themeColor="text1"/>
          <w:sz w:val="24"/>
          <w:szCs w:val="24"/>
        </w:rPr>
        <w:t xml:space="preserve">election – </w:t>
      </w:r>
      <w:r w:rsidR="009E0459">
        <w:rPr>
          <w:rFonts w:ascii="Calibri" w:hAnsi="Calibri" w:cs="Calibri"/>
          <w:color w:val="000000" w:themeColor="text1"/>
          <w:sz w:val="24"/>
          <w:szCs w:val="24"/>
        </w:rPr>
        <w:t>g</w:t>
      </w:r>
      <w:r w:rsidRPr="004547CE">
        <w:rPr>
          <w:rFonts w:ascii="Calibri" w:hAnsi="Calibri" w:cs="Calibri"/>
          <w:color w:val="000000" w:themeColor="text1"/>
          <w:sz w:val="24"/>
          <w:szCs w:val="24"/>
        </w:rPr>
        <w:t xml:space="preserve">old </w:t>
      </w:r>
      <w:r w:rsidR="009E0459">
        <w:rPr>
          <w:rFonts w:ascii="Calibri" w:hAnsi="Calibri" w:cs="Calibri"/>
          <w:color w:val="000000" w:themeColor="text1"/>
          <w:sz w:val="24"/>
          <w:szCs w:val="24"/>
        </w:rPr>
        <w:t>r</w:t>
      </w:r>
      <w:r w:rsidRPr="004547CE">
        <w:rPr>
          <w:rFonts w:ascii="Calibri" w:hAnsi="Calibri" w:cs="Calibri"/>
          <w:color w:val="000000" w:themeColor="text1"/>
          <w:sz w:val="24"/>
          <w:szCs w:val="24"/>
        </w:rPr>
        <w:t xml:space="preserve">eserves </w:t>
      </w:r>
      <w:r w:rsidR="009E0459">
        <w:rPr>
          <w:rFonts w:ascii="Calibri" w:hAnsi="Calibri" w:cs="Calibri"/>
          <w:color w:val="000000" w:themeColor="text1"/>
          <w:sz w:val="24"/>
          <w:szCs w:val="24"/>
        </w:rPr>
        <w:t>m</w:t>
      </w:r>
      <w:r w:rsidRPr="004547CE">
        <w:rPr>
          <w:rFonts w:ascii="Calibri" w:hAnsi="Calibri" w:cs="Calibri"/>
          <w:color w:val="000000" w:themeColor="text1"/>
          <w:sz w:val="24"/>
          <w:szCs w:val="24"/>
        </w:rPr>
        <w:t>odel</w:t>
      </w:r>
    </w:p>
    <w:tbl>
      <w:tblPr>
        <w:tblStyle w:val="PlainTable1"/>
        <w:tblW w:w="0" w:type="auto"/>
        <w:tblLook w:val="04A0" w:firstRow="1" w:lastRow="0" w:firstColumn="1" w:lastColumn="0" w:noHBand="0" w:noVBand="1"/>
      </w:tblPr>
      <w:tblGrid>
        <w:gridCol w:w="1436"/>
        <w:gridCol w:w="876"/>
        <w:gridCol w:w="876"/>
        <w:gridCol w:w="1360"/>
        <w:gridCol w:w="977"/>
      </w:tblGrid>
      <w:tr w:rsidR="004547CE" w:rsidRPr="004547CE" w14:paraId="26CD4767" w14:textId="77777777" w:rsidTr="00E04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 w:type="dxa"/>
            <w:hideMark/>
          </w:tcPr>
          <w:p w14:paraId="517ECE07" w14:textId="77777777" w:rsidR="00883B62" w:rsidRPr="004547CE" w:rsidRDefault="00883B62" w:rsidP="00A44B39">
            <w:pPr>
              <w:spacing w:after="160"/>
              <w:jc w:val="both"/>
              <w:rPr>
                <w:rFonts w:ascii="Calibri" w:hAnsi="Calibri" w:cs="Calibri"/>
                <w:color w:val="000000" w:themeColor="text1"/>
              </w:rPr>
            </w:pPr>
            <w:r w:rsidRPr="004547CE">
              <w:rPr>
                <w:rFonts w:ascii="Calibri" w:hAnsi="Calibri" w:cs="Calibri"/>
                <w:color w:val="000000" w:themeColor="text1"/>
              </w:rPr>
              <w:t>Lag Order</w:t>
            </w:r>
          </w:p>
        </w:tc>
        <w:tc>
          <w:tcPr>
            <w:tcW w:w="876" w:type="dxa"/>
            <w:hideMark/>
          </w:tcPr>
          <w:p w14:paraId="08B2B6D7" w14:textId="77777777" w:rsidR="00883B62" w:rsidRPr="004547CE" w:rsidRDefault="00883B62"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AIC</w:t>
            </w:r>
          </w:p>
        </w:tc>
        <w:tc>
          <w:tcPr>
            <w:tcW w:w="876" w:type="dxa"/>
            <w:hideMark/>
          </w:tcPr>
          <w:p w14:paraId="4B1D16D8" w14:textId="77777777" w:rsidR="00883B62" w:rsidRPr="004547CE" w:rsidRDefault="00883B62"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BIC</w:t>
            </w:r>
          </w:p>
        </w:tc>
        <w:tc>
          <w:tcPr>
            <w:tcW w:w="1360" w:type="dxa"/>
            <w:hideMark/>
          </w:tcPr>
          <w:p w14:paraId="360233E9" w14:textId="77777777" w:rsidR="00883B62" w:rsidRPr="004547CE" w:rsidRDefault="00883B62"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FPE</w:t>
            </w:r>
          </w:p>
        </w:tc>
        <w:tc>
          <w:tcPr>
            <w:tcW w:w="977" w:type="dxa"/>
            <w:hideMark/>
          </w:tcPr>
          <w:p w14:paraId="0D8E4A83" w14:textId="77777777" w:rsidR="00883B62" w:rsidRPr="004547CE" w:rsidRDefault="00883B62"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HQIC</w:t>
            </w:r>
          </w:p>
        </w:tc>
      </w:tr>
      <w:tr w:rsidR="004547CE" w:rsidRPr="004547CE" w14:paraId="2A1BDA94"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 w:type="dxa"/>
            <w:hideMark/>
          </w:tcPr>
          <w:p w14:paraId="2C38FCA8"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0</w:t>
            </w:r>
          </w:p>
        </w:tc>
        <w:tc>
          <w:tcPr>
            <w:tcW w:w="876" w:type="dxa"/>
            <w:hideMark/>
          </w:tcPr>
          <w:p w14:paraId="21418263"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10.27</w:t>
            </w:r>
          </w:p>
        </w:tc>
        <w:tc>
          <w:tcPr>
            <w:tcW w:w="876" w:type="dxa"/>
            <w:hideMark/>
          </w:tcPr>
          <w:p w14:paraId="6933E322"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b/>
                <w:bCs/>
                <w:color w:val="000000" w:themeColor="text1"/>
              </w:rPr>
              <w:t>10.37</w:t>
            </w:r>
          </w:p>
        </w:tc>
        <w:tc>
          <w:tcPr>
            <w:tcW w:w="1360" w:type="dxa"/>
            <w:hideMark/>
          </w:tcPr>
          <w:p w14:paraId="069D8106"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2.895e+04</w:t>
            </w:r>
          </w:p>
        </w:tc>
        <w:tc>
          <w:tcPr>
            <w:tcW w:w="977" w:type="dxa"/>
            <w:hideMark/>
          </w:tcPr>
          <w:p w14:paraId="636B6558"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10.28</w:t>
            </w:r>
          </w:p>
        </w:tc>
      </w:tr>
      <w:tr w:rsidR="004547CE" w:rsidRPr="004547CE" w14:paraId="2C3C97D3" w14:textId="77777777" w:rsidTr="00E0401E">
        <w:tc>
          <w:tcPr>
            <w:cnfStyle w:val="001000000000" w:firstRow="0" w:lastRow="0" w:firstColumn="1" w:lastColumn="0" w:oddVBand="0" w:evenVBand="0" w:oddHBand="0" w:evenHBand="0" w:firstRowFirstColumn="0" w:firstRowLastColumn="0" w:lastRowFirstColumn="0" w:lastRowLastColumn="0"/>
            <w:tcW w:w="1436" w:type="dxa"/>
            <w:hideMark/>
          </w:tcPr>
          <w:p w14:paraId="099D320A"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1</w:t>
            </w:r>
          </w:p>
        </w:tc>
        <w:tc>
          <w:tcPr>
            <w:tcW w:w="876" w:type="dxa"/>
            <w:hideMark/>
          </w:tcPr>
          <w:p w14:paraId="6E956E0A"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10.56</w:t>
            </w:r>
          </w:p>
        </w:tc>
        <w:tc>
          <w:tcPr>
            <w:tcW w:w="876" w:type="dxa"/>
            <w:hideMark/>
          </w:tcPr>
          <w:p w14:paraId="75AB6F9D"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10.85</w:t>
            </w:r>
          </w:p>
        </w:tc>
        <w:tc>
          <w:tcPr>
            <w:tcW w:w="1360" w:type="dxa"/>
            <w:hideMark/>
          </w:tcPr>
          <w:p w14:paraId="4CE5CF26"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3.879e+04</w:t>
            </w:r>
          </w:p>
        </w:tc>
        <w:tc>
          <w:tcPr>
            <w:tcW w:w="977" w:type="dxa"/>
            <w:hideMark/>
          </w:tcPr>
          <w:p w14:paraId="2748BB0D"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10.59</w:t>
            </w:r>
          </w:p>
        </w:tc>
      </w:tr>
      <w:tr w:rsidR="004547CE" w:rsidRPr="004547CE" w14:paraId="324C4FA2"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 w:type="dxa"/>
            <w:hideMark/>
          </w:tcPr>
          <w:p w14:paraId="2B9932AD"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2</w:t>
            </w:r>
          </w:p>
        </w:tc>
        <w:tc>
          <w:tcPr>
            <w:tcW w:w="876" w:type="dxa"/>
            <w:hideMark/>
          </w:tcPr>
          <w:p w14:paraId="2F39D317"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10.98</w:t>
            </w:r>
          </w:p>
        </w:tc>
        <w:tc>
          <w:tcPr>
            <w:tcW w:w="876" w:type="dxa"/>
            <w:hideMark/>
          </w:tcPr>
          <w:p w14:paraId="5863F4B1"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11.47</w:t>
            </w:r>
          </w:p>
        </w:tc>
        <w:tc>
          <w:tcPr>
            <w:tcW w:w="1360" w:type="dxa"/>
            <w:hideMark/>
          </w:tcPr>
          <w:p w14:paraId="0DAF1441"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6.060e+04</w:t>
            </w:r>
          </w:p>
        </w:tc>
        <w:tc>
          <w:tcPr>
            <w:tcW w:w="977" w:type="dxa"/>
            <w:hideMark/>
          </w:tcPr>
          <w:p w14:paraId="10A8AEF3"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11.02</w:t>
            </w:r>
          </w:p>
        </w:tc>
      </w:tr>
      <w:tr w:rsidR="004547CE" w:rsidRPr="004547CE" w14:paraId="7723BD98" w14:textId="77777777" w:rsidTr="00E0401E">
        <w:tc>
          <w:tcPr>
            <w:cnfStyle w:val="001000000000" w:firstRow="0" w:lastRow="0" w:firstColumn="1" w:lastColumn="0" w:oddVBand="0" w:evenVBand="0" w:oddHBand="0" w:evenHBand="0" w:firstRowFirstColumn="0" w:firstRowLastColumn="0" w:lastRowFirstColumn="0" w:lastRowLastColumn="0"/>
            <w:tcW w:w="1436" w:type="dxa"/>
            <w:hideMark/>
          </w:tcPr>
          <w:p w14:paraId="3497CBE6"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3</w:t>
            </w:r>
          </w:p>
        </w:tc>
        <w:tc>
          <w:tcPr>
            <w:tcW w:w="876" w:type="dxa"/>
            <w:hideMark/>
          </w:tcPr>
          <w:p w14:paraId="3E760C6C"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10.41</w:t>
            </w:r>
          </w:p>
        </w:tc>
        <w:tc>
          <w:tcPr>
            <w:tcW w:w="876" w:type="dxa"/>
            <w:hideMark/>
          </w:tcPr>
          <w:p w14:paraId="51C76B37"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11.10</w:t>
            </w:r>
          </w:p>
        </w:tc>
        <w:tc>
          <w:tcPr>
            <w:tcW w:w="1360" w:type="dxa"/>
            <w:hideMark/>
          </w:tcPr>
          <w:p w14:paraId="6A6910F8"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3.687e+04</w:t>
            </w:r>
          </w:p>
        </w:tc>
        <w:tc>
          <w:tcPr>
            <w:tcW w:w="977" w:type="dxa"/>
            <w:hideMark/>
          </w:tcPr>
          <w:p w14:paraId="5BBCDAD3"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10.48</w:t>
            </w:r>
          </w:p>
        </w:tc>
      </w:tr>
      <w:tr w:rsidR="004547CE" w:rsidRPr="004547CE" w14:paraId="64974D4E"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 w:type="dxa"/>
            <w:hideMark/>
          </w:tcPr>
          <w:p w14:paraId="312D7478"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4</w:t>
            </w:r>
          </w:p>
        </w:tc>
        <w:tc>
          <w:tcPr>
            <w:tcW w:w="876" w:type="dxa"/>
            <w:hideMark/>
          </w:tcPr>
          <w:p w14:paraId="37D9EA00"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10.50</w:t>
            </w:r>
          </w:p>
        </w:tc>
        <w:tc>
          <w:tcPr>
            <w:tcW w:w="876" w:type="dxa"/>
            <w:hideMark/>
          </w:tcPr>
          <w:p w14:paraId="3DF2C3A3"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11.39</w:t>
            </w:r>
          </w:p>
        </w:tc>
        <w:tc>
          <w:tcPr>
            <w:tcW w:w="1360" w:type="dxa"/>
            <w:hideMark/>
          </w:tcPr>
          <w:p w14:paraId="2548228D"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4.630e+04</w:t>
            </w:r>
          </w:p>
        </w:tc>
        <w:tc>
          <w:tcPr>
            <w:tcW w:w="977" w:type="dxa"/>
            <w:hideMark/>
          </w:tcPr>
          <w:p w14:paraId="5B6248FF"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10.59</w:t>
            </w:r>
          </w:p>
        </w:tc>
      </w:tr>
      <w:tr w:rsidR="004547CE" w:rsidRPr="004547CE" w14:paraId="1465571A" w14:textId="77777777" w:rsidTr="00E0401E">
        <w:trPr>
          <w:trHeight w:val="73"/>
        </w:trPr>
        <w:tc>
          <w:tcPr>
            <w:cnfStyle w:val="001000000000" w:firstRow="0" w:lastRow="0" w:firstColumn="1" w:lastColumn="0" w:oddVBand="0" w:evenVBand="0" w:oddHBand="0" w:evenHBand="0" w:firstRowFirstColumn="0" w:firstRowLastColumn="0" w:lastRowFirstColumn="0" w:lastRowLastColumn="0"/>
            <w:tcW w:w="1436" w:type="dxa"/>
            <w:hideMark/>
          </w:tcPr>
          <w:p w14:paraId="1B7D8E0B"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5</w:t>
            </w:r>
          </w:p>
        </w:tc>
        <w:tc>
          <w:tcPr>
            <w:tcW w:w="876" w:type="dxa"/>
            <w:hideMark/>
          </w:tcPr>
          <w:p w14:paraId="3ABEF445"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b/>
                <w:bCs/>
                <w:color w:val="000000" w:themeColor="text1"/>
              </w:rPr>
              <w:t>9.56</w:t>
            </w:r>
          </w:p>
        </w:tc>
        <w:tc>
          <w:tcPr>
            <w:tcW w:w="876" w:type="dxa"/>
            <w:hideMark/>
          </w:tcPr>
          <w:p w14:paraId="4AADBE5A"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10.64</w:t>
            </w:r>
          </w:p>
        </w:tc>
        <w:tc>
          <w:tcPr>
            <w:tcW w:w="1360" w:type="dxa"/>
            <w:hideMark/>
          </w:tcPr>
          <w:p w14:paraId="066C60E2"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b/>
                <w:bCs/>
                <w:color w:val="000000" w:themeColor="text1"/>
              </w:rPr>
              <w:t>2.331e+04</w:t>
            </w:r>
          </w:p>
        </w:tc>
        <w:tc>
          <w:tcPr>
            <w:tcW w:w="977" w:type="dxa"/>
            <w:hideMark/>
          </w:tcPr>
          <w:p w14:paraId="06CD7DF2" w14:textId="77777777" w:rsidR="00883B62" w:rsidRPr="004547CE" w:rsidRDefault="00883B62"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b/>
                <w:bCs/>
                <w:color w:val="000000" w:themeColor="text1"/>
              </w:rPr>
              <w:t>9.67</w:t>
            </w:r>
          </w:p>
        </w:tc>
      </w:tr>
      <w:tr w:rsidR="004547CE" w:rsidRPr="004547CE" w14:paraId="2DF47ECE" w14:textId="77777777" w:rsidTr="00E04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 w:type="dxa"/>
            <w:hideMark/>
          </w:tcPr>
          <w:p w14:paraId="0ECB3E0A" w14:textId="77777777" w:rsidR="00883B62" w:rsidRPr="004547CE" w:rsidRDefault="00883B62"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6</w:t>
            </w:r>
          </w:p>
        </w:tc>
        <w:tc>
          <w:tcPr>
            <w:tcW w:w="876" w:type="dxa"/>
            <w:hideMark/>
          </w:tcPr>
          <w:p w14:paraId="2617C4F3"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9.68</w:t>
            </w:r>
          </w:p>
        </w:tc>
        <w:tc>
          <w:tcPr>
            <w:tcW w:w="876" w:type="dxa"/>
            <w:hideMark/>
          </w:tcPr>
          <w:p w14:paraId="78EB6468"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10.95</w:t>
            </w:r>
          </w:p>
        </w:tc>
        <w:tc>
          <w:tcPr>
            <w:tcW w:w="1360" w:type="dxa"/>
            <w:hideMark/>
          </w:tcPr>
          <w:p w14:paraId="7977EA94"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4.214e+04</w:t>
            </w:r>
          </w:p>
        </w:tc>
        <w:tc>
          <w:tcPr>
            <w:tcW w:w="977" w:type="dxa"/>
            <w:hideMark/>
          </w:tcPr>
          <w:p w14:paraId="086F3943" w14:textId="77777777" w:rsidR="00883B62" w:rsidRPr="004547CE" w:rsidRDefault="00883B62"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9.80</w:t>
            </w:r>
          </w:p>
        </w:tc>
      </w:tr>
    </w:tbl>
    <w:p w14:paraId="4CD2E0FA" w14:textId="77777777" w:rsidR="00FD2B93" w:rsidRDefault="00FD2B93" w:rsidP="00A44B39">
      <w:pPr>
        <w:spacing w:after="160"/>
        <w:jc w:val="both"/>
        <w:rPr>
          <w:ins w:id="21" w:author="Anar Bold" w:date="2025-05-02T13:38:00Z" w16du:dateUtc="2025-05-02T11:38:00Z"/>
          <w:rFonts w:ascii="Calibri" w:hAnsi="Calibri" w:cs="Calibri"/>
          <w:color w:val="000000" w:themeColor="text1"/>
        </w:rPr>
      </w:pPr>
    </w:p>
    <w:p w14:paraId="4F56634F" w14:textId="77777777" w:rsidR="00E0401E" w:rsidRDefault="00E0401E" w:rsidP="00A44B39">
      <w:pPr>
        <w:spacing w:after="160"/>
        <w:jc w:val="both"/>
        <w:rPr>
          <w:ins w:id="22" w:author="Anar Bold" w:date="2025-05-02T13:38:00Z" w16du:dateUtc="2025-05-02T11:38:00Z"/>
          <w:rFonts w:ascii="Calibri" w:hAnsi="Calibri" w:cs="Calibri"/>
          <w:color w:val="000000" w:themeColor="text1"/>
        </w:rPr>
      </w:pPr>
    </w:p>
    <w:p w14:paraId="16B4FFF3" w14:textId="77777777" w:rsidR="00E0401E" w:rsidRPr="00E0401E" w:rsidRDefault="00E0401E">
      <w:pPr>
        <w:numPr>
          <w:ilvl w:val="0"/>
          <w:numId w:val="9"/>
        </w:numPr>
        <w:spacing w:after="160"/>
        <w:jc w:val="both"/>
        <w:rPr>
          <w:rFonts w:ascii="Calibri" w:hAnsi="Calibri" w:cs="Calibri"/>
          <w:color w:val="000000" w:themeColor="text1"/>
        </w:rPr>
      </w:pPr>
      <w:r w:rsidRPr="00E0401E">
        <w:rPr>
          <w:rFonts w:ascii="Calibri" w:hAnsi="Calibri" w:cs="Calibri"/>
          <w:color w:val="000000" w:themeColor="text1"/>
        </w:rPr>
        <w:t xml:space="preserve">You can </w:t>
      </w:r>
      <w:r w:rsidRPr="00E0401E">
        <w:rPr>
          <w:rFonts w:ascii="Calibri" w:hAnsi="Calibri" w:cs="Calibri"/>
          <w:b/>
          <w:bCs/>
          <w:color w:val="000000" w:themeColor="text1"/>
        </w:rPr>
        <w:t>compare Switzerland to the U.S.</w:t>
      </w:r>
      <w:r w:rsidRPr="00E0401E">
        <w:rPr>
          <w:rFonts w:ascii="Calibri" w:hAnsi="Calibri" w:cs="Calibri"/>
          <w:color w:val="000000" w:themeColor="text1"/>
        </w:rPr>
        <w:t>:</w:t>
      </w:r>
    </w:p>
    <w:p w14:paraId="38CBC3C0" w14:textId="77777777" w:rsidR="00E0401E" w:rsidRPr="00E0401E" w:rsidRDefault="00E0401E">
      <w:pPr>
        <w:numPr>
          <w:ilvl w:val="1"/>
          <w:numId w:val="9"/>
        </w:numPr>
        <w:spacing w:after="160"/>
        <w:jc w:val="both"/>
        <w:rPr>
          <w:rFonts w:ascii="Calibri" w:hAnsi="Calibri" w:cs="Calibri"/>
          <w:color w:val="000000" w:themeColor="text1"/>
        </w:rPr>
      </w:pPr>
      <w:r w:rsidRPr="00E0401E">
        <w:rPr>
          <w:rFonts w:ascii="Calibri" w:hAnsi="Calibri" w:cs="Calibri"/>
          <w:color w:val="000000" w:themeColor="text1"/>
        </w:rPr>
        <w:lastRenderedPageBreak/>
        <w:t>Does Switzerland earn an “exorbitant privilege” too?</w:t>
      </w:r>
    </w:p>
    <w:p w14:paraId="7C21789C" w14:textId="77777777" w:rsidR="00E0401E" w:rsidRPr="00E0401E" w:rsidRDefault="00E0401E">
      <w:pPr>
        <w:numPr>
          <w:ilvl w:val="1"/>
          <w:numId w:val="9"/>
        </w:numPr>
        <w:spacing w:after="160"/>
        <w:jc w:val="both"/>
        <w:rPr>
          <w:rFonts w:ascii="Calibri" w:hAnsi="Calibri" w:cs="Calibri"/>
          <w:color w:val="000000" w:themeColor="text1"/>
        </w:rPr>
      </w:pPr>
      <w:r w:rsidRPr="00E0401E">
        <w:rPr>
          <w:rFonts w:ascii="Calibri" w:hAnsi="Calibri" w:cs="Calibri"/>
          <w:color w:val="000000" w:themeColor="text1"/>
        </w:rPr>
        <w:t xml:space="preserve">Do its </w:t>
      </w:r>
      <w:r w:rsidRPr="00E0401E">
        <w:rPr>
          <w:rFonts w:ascii="Calibri" w:hAnsi="Calibri" w:cs="Calibri"/>
          <w:b/>
          <w:bCs/>
          <w:color w:val="000000" w:themeColor="text1"/>
        </w:rPr>
        <w:t>valuation gains or losses offset its large current account surplus</w:t>
      </w:r>
      <w:r w:rsidRPr="00E0401E">
        <w:rPr>
          <w:rFonts w:ascii="Calibri" w:hAnsi="Calibri" w:cs="Calibri"/>
          <w:color w:val="000000" w:themeColor="text1"/>
        </w:rPr>
        <w:t>?</w:t>
      </w:r>
    </w:p>
    <w:p w14:paraId="2B1CED0A" w14:textId="77777777" w:rsidR="00E0401E" w:rsidRPr="00E0401E" w:rsidRDefault="00E0401E">
      <w:pPr>
        <w:numPr>
          <w:ilvl w:val="1"/>
          <w:numId w:val="9"/>
        </w:numPr>
        <w:spacing w:after="160"/>
        <w:jc w:val="both"/>
        <w:rPr>
          <w:rFonts w:ascii="Calibri" w:hAnsi="Calibri" w:cs="Calibri"/>
          <w:color w:val="000000" w:themeColor="text1"/>
        </w:rPr>
      </w:pPr>
      <w:r w:rsidRPr="00E0401E">
        <w:rPr>
          <w:rFonts w:ascii="Calibri" w:hAnsi="Calibri" w:cs="Calibri"/>
          <w:color w:val="000000" w:themeColor="text1"/>
        </w:rPr>
        <w:t xml:space="preserve">What role does the </w:t>
      </w:r>
      <w:r w:rsidRPr="00E0401E">
        <w:rPr>
          <w:rFonts w:ascii="Calibri" w:hAnsi="Calibri" w:cs="Calibri"/>
          <w:b/>
          <w:bCs/>
          <w:color w:val="000000" w:themeColor="text1"/>
        </w:rPr>
        <w:t>SNB’s asset composition (e.g., gold, FX reserves)</w:t>
      </w:r>
      <w:r w:rsidRPr="00E0401E">
        <w:rPr>
          <w:rFonts w:ascii="Calibri" w:hAnsi="Calibri" w:cs="Calibri"/>
          <w:color w:val="000000" w:themeColor="text1"/>
        </w:rPr>
        <w:t xml:space="preserve"> play in these valuation effects?</w:t>
      </w:r>
    </w:p>
    <w:p w14:paraId="0FBE4F8F" w14:textId="77777777" w:rsidR="00E0401E" w:rsidRPr="00E0401E" w:rsidRDefault="00E0401E">
      <w:pPr>
        <w:numPr>
          <w:ilvl w:val="1"/>
          <w:numId w:val="9"/>
        </w:numPr>
        <w:spacing w:after="160"/>
        <w:jc w:val="both"/>
        <w:rPr>
          <w:rFonts w:ascii="Calibri" w:hAnsi="Calibri" w:cs="Calibri"/>
          <w:color w:val="000000" w:themeColor="text1"/>
        </w:rPr>
      </w:pPr>
      <w:r w:rsidRPr="00E0401E">
        <w:rPr>
          <w:rFonts w:ascii="Calibri" w:hAnsi="Calibri" w:cs="Calibri"/>
          <w:color w:val="000000" w:themeColor="text1"/>
        </w:rPr>
        <w:t xml:space="preserve">Unlike the U.S., does Switzerland suffer from </w:t>
      </w:r>
      <w:r w:rsidRPr="00E0401E">
        <w:rPr>
          <w:rFonts w:ascii="Calibri" w:hAnsi="Calibri" w:cs="Calibri"/>
          <w:b/>
          <w:bCs/>
          <w:color w:val="000000" w:themeColor="text1"/>
        </w:rPr>
        <w:t>exorbitant duty</w:t>
      </w:r>
      <w:r w:rsidRPr="00E0401E">
        <w:rPr>
          <w:rFonts w:ascii="Calibri" w:hAnsi="Calibri" w:cs="Calibri"/>
          <w:color w:val="000000" w:themeColor="text1"/>
        </w:rPr>
        <w:t xml:space="preserve"> (i.e., losses on foreign assets)?</w:t>
      </w:r>
    </w:p>
    <w:p w14:paraId="12FED9E6" w14:textId="77777777" w:rsidR="00E0401E" w:rsidRPr="00E0401E" w:rsidRDefault="00E0401E" w:rsidP="00E0401E">
      <w:pPr>
        <w:spacing w:after="160"/>
        <w:jc w:val="both"/>
        <w:rPr>
          <w:rFonts w:ascii="Calibri" w:hAnsi="Calibri" w:cs="Calibri"/>
          <w:color w:val="000000" w:themeColor="text1"/>
        </w:rPr>
      </w:pPr>
      <w:r w:rsidRPr="00E0401E">
        <w:rPr>
          <w:rFonts w:ascii="Calibri" w:hAnsi="Calibri" w:cs="Calibri"/>
          <w:color w:val="000000" w:themeColor="text1"/>
        </w:rPr>
        <w:t>Would you like a brief visual diagram comparing the U.S. vs. Swiss external positions in this framework?</w:t>
      </w:r>
    </w:p>
    <w:p w14:paraId="4091DCAA" w14:textId="77777777" w:rsidR="00E0401E" w:rsidRPr="004547CE" w:rsidRDefault="00E0401E" w:rsidP="00A44B39">
      <w:pPr>
        <w:spacing w:after="160"/>
        <w:jc w:val="both"/>
        <w:rPr>
          <w:rFonts w:ascii="Calibri" w:hAnsi="Calibri" w:cs="Calibri"/>
          <w:color w:val="000000" w:themeColor="text1"/>
        </w:rPr>
      </w:pPr>
    </w:p>
    <w:p w14:paraId="7D981626" w14:textId="6E06AABA" w:rsidR="005D7A21" w:rsidRPr="004547CE" w:rsidRDefault="009E028C" w:rsidP="00A44B39">
      <w:pPr>
        <w:pStyle w:val="Heading1"/>
        <w:spacing w:before="0" w:after="160"/>
        <w:jc w:val="both"/>
        <w:rPr>
          <w:rFonts w:ascii="Calibri" w:eastAsia="Times New Roman" w:hAnsi="Calibri" w:cs="Calibri"/>
          <w:color w:val="000000" w:themeColor="text1"/>
        </w:rPr>
      </w:pPr>
      <w:r w:rsidRPr="004547CE">
        <w:rPr>
          <w:rFonts w:ascii="Calibri" w:eastAsia="Times New Roman" w:hAnsi="Calibri" w:cs="Calibri"/>
          <w:color w:val="000000" w:themeColor="text1"/>
        </w:rPr>
        <w:t xml:space="preserve">4. </w:t>
      </w:r>
      <w:r w:rsidR="005D7A21" w:rsidRPr="004547CE">
        <w:rPr>
          <w:rFonts w:ascii="Calibri" w:eastAsia="Times New Roman" w:hAnsi="Calibri" w:cs="Calibri"/>
          <w:color w:val="000000" w:themeColor="text1"/>
        </w:rPr>
        <w:t>Analysis</w:t>
      </w:r>
    </w:p>
    <w:p w14:paraId="61895869" w14:textId="77A29918" w:rsidR="004E4150" w:rsidRPr="004547CE" w:rsidRDefault="004E4150">
      <w:pPr>
        <w:pStyle w:val="Heading2"/>
        <w:numPr>
          <w:ilvl w:val="1"/>
          <w:numId w:val="6"/>
        </w:numPr>
        <w:spacing w:before="0" w:after="160"/>
        <w:jc w:val="both"/>
        <w:rPr>
          <w:rFonts w:ascii="Calibri" w:hAnsi="Calibri" w:cs="Calibri"/>
          <w:color w:val="000000" w:themeColor="text1"/>
        </w:rPr>
      </w:pPr>
      <w:r w:rsidRPr="004547CE">
        <w:rPr>
          <w:rFonts w:ascii="Calibri" w:hAnsi="Calibri" w:cs="Calibri"/>
          <w:color w:val="000000" w:themeColor="text1"/>
        </w:rPr>
        <w:t xml:space="preserve">Trends and Structural Shifts in Switzerland’s </w:t>
      </w:r>
      <w:r w:rsidR="009E028C" w:rsidRPr="004547CE">
        <w:rPr>
          <w:rFonts w:ascii="Calibri" w:hAnsi="Calibri" w:cs="Calibri"/>
          <w:color w:val="000000" w:themeColor="text1"/>
        </w:rPr>
        <w:t>NFA</w:t>
      </w:r>
    </w:p>
    <w:p w14:paraId="0D6A603A" w14:textId="7BE0B10B" w:rsidR="00F5709B" w:rsidRPr="004547CE" w:rsidRDefault="009E028C" w:rsidP="00A44B39">
      <w:pPr>
        <w:pStyle w:val="Heading3"/>
        <w:spacing w:before="0" w:after="160"/>
        <w:jc w:val="both"/>
        <w:rPr>
          <w:rFonts w:ascii="Calibri" w:hAnsi="Calibri" w:cs="Calibri"/>
          <w:color w:val="000000" w:themeColor="text1"/>
        </w:rPr>
      </w:pPr>
      <w:r w:rsidRPr="004547CE">
        <w:rPr>
          <w:rFonts w:ascii="Calibri" w:hAnsi="Calibri" w:cs="Calibri"/>
          <w:color w:val="000000" w:themeColor="text1"/>
        </w:rPr>
        <w:t>4</w:t>
      </w:r>
      <w:r w:rsidR="00F5709B" w:rsidRPr="004547CE">
        <w:rPr>
          <w:rFonts w:ascii="Calibri" w:hAnsi="Calibri" w:cs="Calibri"/>
          <w:color w:val="000000" w:themeColor="text1"/>
        </w:rPr>
        <w:t>.1</w:t>
      </w:r>
      <w:r w:rsidRPr="004547CE">
        <w:rPr>
          <w:rFonts w:ascii="Calibri" w:hAnsi="Calibri" w:cs="Calibri"/>
          <w:color w:val="000000" w:themeColor="text1"/>
        </w:rPr>
        <w:t>.1</w:t>
      </w:r>
      <w:r w:rsidR="00F5709B" w:rsidRPr="004547CE">
        <w:rPr>
          <w:rFonts w:ascii="Calibri" w:hAnsi="Calibri" w:cs="Calibri"/>
          <w:color w:val="000000" w:themeColor="text1"/>
        </w:rPr>
        <w:t xml:space="preserve"> Long-Term Trends and Crisis Impacts on Switzerland's NFA</w:t>
      </w:r>
    </w:p>
    <w:p w14:paraId="1D8B0A24" w14:textId="6ADF8387" w:rsidR="00755DE2" w:rsidRPr="004547CE" w:rsidRDefault="00755DE2"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Switzerland’s Net Foreign Assets (NFA) have grown steadily over the past four decades, reaching a peak above 800 billion CHF in 2023. Yet this growth path has been far from smooth: annual changes </w:t>
      </w:r>
      <w:r w:rsidR="00D80927">
        <w:rPr>
          <w:rFonts w:ascii="Calibri" w:hAnsi="Calibri" w:cs="Calibri"/>
          <w:color w:val="000000" w:themeColor="text1"/>
        </w:rPr>
        <w:t>(</w:t>
      </w:r>
      <w:r w:rsidRPr="004547CE">
        <w:rPr>
          <w:rFonts w:ascii="Calibri" w:hAnsi="Calibri" w:cs="Calibri"/>
          <w:color w:val="000000" w:themeColor="text1"/>
        </w:rPr>
        <w:t xml:space="preserve">shown in </w:t>
      </w:r>
      <w:r w:rsidRPr="004547CE">
        <w:rPr>
          <w:rFonts w:ascii="Calibri" w:hAnsi="Calibri" w:cs="Calibri"/>
          <w:color w:val="000000" w:themeColor="text1"/>
        </w:rPr>
        <w:fldChar w:fldCharType="begin"/>
      </w:r>
      <w:r w:rsidRPr="004547CE">
        <w:rPr>
          <w:rFonts w:ascii="Calibri" w:hAnsi="Calibri" w:cs="Calibri"/>
          <w:color w:val="000000" w:themeColor="text1"/>
        </w:rPr>
        <w:instrText xml:space="preserve"> REF _Ref193877110 \h </w:instrText>
      </w:r>
      <w:r w:rsidR="00E534F1" w:rsidRPr="004547CE">
        <w:rPr>
          <w:rFonts w:ascii="Calibri" w:hAnsi="Calibri" w:cs="Calibri"/>
          <w:color w:val="000000" w:themeColor="text1"/>
        </w:rPr>
        <w:instrText xml:space="preserve"> \* MERGEFORMAT </w:instrText>
      </w:r>
      <w:r w:rsidRPr="004547CE">
        <w:rPr>
          <w:rFonts w:ascii="Calibri" w:hAnsi="Calibri" w:cs="Calibri"/>
          <w:color w:val="000000" w:themeColor="text1"/>
        </w:rPr>
      </w:r>
      <w:r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Figure </w:t>
      </w:r>
      <w:r w:rsidR="004547CE">
        <w:rPr>
          <w:rFonts w:ascii="Calibri" w:hAnsi="Calibri" w:cs="Calibri"/>
          <w:noProof/>
          <w:color w:val="000000" w:themeColor="text1"/>
        </w:rPr>
        <w:t>1</w:t>
      </w:r>
      <w:r w:rsidRPr="004547CE">
        <w:rPr>
          <w:rFonts w:ascii="Calibri" w:hAnsi="Calibri" w:cs="Calibri"/>
          <w:color w:val="000000" w:themeColor="text1"/>
        </w:rPr>
        <w:fldChar w:fldCharType="end"/>
      </w:r>
      <w:r w:rsidR="00D80927">
        <w:rPr>
          <w:rFonts w:ascii="Calibri" w:hAnsi="Calibri" w:cs="Calibri"/>
          <w:color w:val="000000" w:themeColor="text1"/>
        </w:rPr>
        <w:t>)</w:t>
      </w:r>
      <w:r w:rsidRPr="004547CE">
        <w:rPr>
          <w:rFonts w:ascii="Calibri" w:hAnsi="Calibri" w:cs="Calibri"/>
          <w:color w:val="000000" w:themeColor="text1"/>
        </w:rPr>
        <w:t xml:space="preserve"> fluctuated sharply</w:t>
      </w:r>
      <w:r w:rsidR="00D80927">
        <w:rPr>
          <w:rFonts w:ascii="Calibri" w:hAnsi="Calibri" w:cs="Calibri"/>
          <w:color w:val="000000" w:themeColor="text1"/>
        </w:rPr>
        <w:t xml:space="preserve">, </w:t>
      </w:r>
      <w:r w:rsidRPr="004547CE">
        <w:rPr>
          <w:rFonts w:ascii="Calibri" w:hAnsi="Calibri" w:cs="Calibri"/>
          <w:color w:val="000000" w:themeColor="text1"/>
        </w:rPr>
        <w:t>sometimes by more than 140 billion CHF</w:t>
      </w:r>
      <w:r w:rsidR="00D80927">
        <w:rPr>
          <w:rFonts w:ascii="Calibri" w:hAnsi="Calibri" w:cs="Calibri"/>
          <w:color w:val="000000" w:themeColor="text1"/>
        </w:rPr>
        <w:t>,</w:t>
      </w:r>
      <w:r w:rsidRPr="004547CE">
        <w:rPr>
          <w:rFonts w:ascii="Calibri" w:hAnsi="Calibri" w:cs="Calibri"/>
          <w:color w:val="000000" w:themeColor="text1"/>
        </w:rPr>
        <w:t xml:space="preserve"> often tracking global financial shocks.</w:t>
      </w:r>
    </w:p>
    <w:p w14:paraId="69DC1482" w14:textId="50C9CAD0" w:rsidR="0082311E" w:rsidRPr="004547CE" w:rsidRDefault="00CA3E9F" w:rsidP="00A44B39">
      <w:pPr>
        <w:keepNext/>
        <w:spacing w:after="160"/>
        <w:jc w:val="both"/>
        <w:rPr>
          <w:rFonts w:ascii="Calibri" w:hAnsi="Calibri" w:cs="Calibri"/>
          <w:color w:val="000000" w:themeColor="text1"/>
        </w:rPr>
      </w:pPr>
      <w:r w:rsidRPr="004547CE">
        <w:rPr>
          <w:rFonts w:ascii="Calibri" w:hAnsi="Calibri" w:cs="Calibri"/>
          <w:noProof/>
          <w:color w:val="000000" w:themeColor="text1"/>
        </w:rPr>
        <w:drawing>
          <wp:inline distT="0" distB="0" distL="0" distR="0" wp14:anchorId="134EBB78" wp14:editId="767B6C83">
            <wp:extent cx="5943600" cy="2814955"/>
            <wp:effectExtent l="0" t="0" r="0" b="4445"/>
            <wp:docPr id="742790197" name="Picture 5" descr="A graph showing the growth of the net foreign ass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90197" name="Picture 5" descr="A graph showing the growth of the net foreign asset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1BEC7920" w14:textId="4FD440D5" w:rsidR="0082311E" w:rsidRPr="004547CE" w:rsidRDefault="0082311E" w:rsidP="00A44B39">
      <w:pPr>
        <w:pStyle w:val="Caption"/>
        <w:spacing w:after="160"/>
        <w:jc w:val="both"/>
        <w:rPr>
          <w:rFonts w:ascii="Calibri" w:hAnsi="Calibri" w:cs="Calibri"/>
          <w:color w:val="000000" w:themeColor="text1"/>
          <w:sz w:val="24"/>
          <w:szCs w:val="24"/>
        </w:rPr>
      </w:pPr>
      <w:bookmarkStart w:id="23" w:name="_Ref193226448"/>
      <w:bookmarkStart w:id="24" w:name="_Ref193877110"/>
      <w:bookmarkStart w:id="25" w:name="_Ref193226418"/>
      <w:r w:rsidRPr="004547CE">
        <w:rPr>
          <w:rFonts w:ascii="Calibri" w:hAnsi="Calibri" w:cs="Calibri"/>
          <w:color w:val="000000" w:themeColor="text1"/>
          <w:sz w:val="24"/>
          <w:szCs w:val="24"/>
        </w:rPr>
        <w:t xml:space="preserve">Figure </w:t>
      </w:r>
      <w:r w:rsidR="004D4827" w:rsidRPr="004547CE">
        <w:rPr>
          <w:rFonts w:ascii="Calibri" w:hAnsi="Calibri" w:cs="Calibri"/>
          <w:color w:val="000000" w:themeColor="text1"/>
          <w:sz w:val="24"/>
          <w:szCs w:val="24"/>
        </w:rPr>
        <w:fldChar w:fldCharType="begin"/>
      </w:r>
      <w:r w:rsidR="004D4827" w:rsidRPr="004547CE">
        <w:rPr>
          <w:rFonts w:ascii="Calibri" w:hAnsi="Calibri" w:cs="Calibri"/>
          <w:color w:val="000000" w:themeColor="text1"/>
          <w:sz w:val="24"/>
          <w:szCs w:val="24"/>
        </w:rPr>
        <w:instrText xml:space="preserve"> SEQ Figure \* ARABIC </w:instrText>
      </w:r>
      <w:r w:rsidR="004D4827"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w:t>
      </w:r>
      <w:r w:rsidR="004D4827" w:rsidRPr="004547CE">
        <w:rPr>
          <w:rFonts w:ascii="Calibri" w:hAnsi="Calibri" w:cs="Calibri"/>
          <w:noProof/>
          <w:color w:val="000000" w:themeColor="text1"/>
          <w:sz w:val="24"/>
          <w:szCs w:val="24"/>
        </w:rPr>
        <w:fldChar w:fldCharType="end"/>
      </w:r>
      <w:bookmarkEnd w:id="23"/>
      <w:bookmarkEnd w:id="24"/>
      <w:r w:rsidRPr="004547CE">
        <w:rPr>
          <w:rFonts w:ascii="Calibri" w:hAnsi="Calibri" w:cs="Calibri"/>
          <w:color w:val="000000" w:themeColor="text1"/>
          <w:sz w:val="24"/>
          <w:szCs w:val="24"/>
        </w:rPr>
        <w:t xml:space="preserve">: Annual </w:t>
      </w:r>
      <w:r w:rsidR="009E0459">
        <w:rPr>
          <w:rFonts w:ascii="Calibri" w:hAnsi="Calibri" w:cs="Calibri"/>
          <w:color w:val="000000" w:themeColor="text1"/>
          <w:sz w:val="24"/>
          <w:szCs w:val="24"/>
        </w:rPr>
        <w:t>c</w:t>
      </w:r>
      <w:r w:rsidRPr="004547CE">
        <w:rPr>
          <w:rFonts w:ascii="Calibri" w:hAnsi="Calibri" w:cs="Calibri"/>
          <w:color w:val="000000" w:themeColor="text1"/>
          <w:sz w:val="24"/>
          <w:szCs w:val="24"/>
        </w:rPr>
        <w:t>hange in Switzerland's net foreign asset</w:t>
      </w:r>
      <w:bookmarkEnd w:id="25"/>
    </w:p>
    <w:p w14:paraId="6D095B2F" w14:textId="77777777" w:rsidR="004547CE" w:rsidRPr="004547CE" w:rsidRDefault="004547CE" w:rsidP="00A44B39">
      <w:pPr>
        <w:jc w:val="both"/>
        <w:rPr>
          <w:color w:val="000000" w:themeColor="text1"/>
        </w:rPr>
      </w:pPr>
    </w:p>
    <w:p w14:paraId="332DEE97" w14:textId="6514F4D3" w:rsidR="00430023" w:rsidRPr="004547CE" w:rsidRDefault="004547CE" w:rsidP="00A44B39">
      <w:pPr>
        <w:pStyle w:val="Caption"/>
        <w:jc w:val="both"/>
        <w:rPr>
          <w:rFonts w:ascii="Calibri" w:hAnsi="Calibri" w:cs="Calibri"/>
          <w:color w:val="000000" w:themeColor="text1"/>
          <w:sz w:val="24"/>
          <w:szCs w:val="24"/>
        </w:rPr>
      </w:pPr>
      <w:bookmarkStart w:id="26" w:name="_Ref193226568"/>
      <w:r w:rsidRPr="004547CE">
        <w:rPr>
          <w:rFonts w:ascii="Calibri" w:hAnsi="Calibri" w:cs="Calibri"/>
          <w:noProof/>
          <w:color w:val="000000" w:themeColor="text1"/>
          <w:sz w:val="24"/>
          <w:szCs w:val="24"/>
        </w:rPr>
        <w:lastRenderedPageBreak/>
        <w:drawing>
          <wp:inline distT="0" distB="0" distL="0" distR="0" wp14:anchorId="70013CEF" wp14:editId="70915B00">
            <wp:extent cx="5943600" cy="2725420"/>
            <wp:effectExtent l="0" t="0" r="0" b="5080"/>
            <wp:docPr id="935321324" name="Picture 1"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21324" name="Picture 1" descr="A graph with a line and a li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bookmarkEnd w:id="26"/>
      <w:r w:rsidR="0082311E" w:rsidRPr="004547CE">
        <w:rPr>
          <w:rFonts w:ascii="Calibri" w:hAnsi="Calibri" w:cs="Calibri"/>
          <w:color w:val="000000" w:themeColor="text1"/>
          <w:sz w:val="24"/>
          <w:szCs w:val="24"/>
        </w:rPr>
        <w:t xml:space="preserve"> </w:t>
      </w:r>
    </w:p>
    <w:p w14:paraId="5744DD8F" w14:textId="0A9CAEA1" w:rsidR="004547CE" w:rsidRPr="004547CE" w:rsidRDefault="004547CE" w:rsidP="00A44B39">
      <w:pPr>
        <w:pStyle w:val="Caption"/>
        <w:jc w:val="both"/>
        <w:rPr>
          <w:rFonts w:ascii="Calibri" w:hAnsi="Calibri" w:cs="Calibri"/>
          <w:color w:val="000000" w:themeColor="text1"/>
          <w:sz w:val="24"/>
          <w:szCs w:val="24"/>
        </w:rPr>
      </w:pPr>
      <w:bookmarkStart w:id="27" w:name="_Ref195787985"/>
      <w:bookmarkStart w:id="28" w:name="_Ref195787924"/>
      <w:r w:rsidRPr="004547CE">
        <w:rPr>
          <w:rFonts w:ascii="Calibri" w:hAnsi="Calibri" w:cs="Calibri"/>
          <w:color w:val="000000" w:themeColor="text1"/>
          <w:sz w:val="24"/>
          <w:szCs w:val="24"/>
        </w:rPr>
        <w:t xml:space="preserve">Figure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Figure \* ARABIC </w:instrText>
      </w:r>
      <w:r w:rsidRPr="004547CE">
        <w:rPr>
          <w:rFonts w:ascii="Calibri" w:hAnsi="Calibri" w:cs="Calibri"/>
          <w:color w:val="000000" w:themeColor="text1"/>
          <w:sz w:val="24"/>
          <w:szCs w:val="24"/>
        </w:rPr>
        <w:fldChar w:fldCharType="separate"/>
      </w:r>
      <w:r>
        <w:rPr>
          <w:rFonts w:ascii="Calibri" w:hAnsi="Calibri" w:cs="Calibri"/>
          <w:noProof/>
          <w:color w:val="000000" w:themeColor="text1"/>
          <w:sz w:val="24"/>
          <w:szCs w:val="24"/>
        </w:rPr>
        <w:t>2</w:t>
      </w:r>
      <w:r w:rsidRPr="004547CE">
        <w:rPr>
          <w:rFonts w:ascii="Calibri" w:hAnsi="Calibri" w:cs="Calibri"/>
          <w:color w:val="000000" w:themeColor="text1"/>
          <w:sz w:val="24"/>
          <w:szCs w:val="24"/>
        </w:rPr>
        <w:fldChar w:fldCharType="end"/>
      </w:r>
      <w:bookmarkEnd w:id="27"/>
      <w:r w:rsidRPr="004547CE">
        <w:rPr>
          <w:rFonts w:ascii="Calibri" w:hAnsi="Calibri" w:cs="Calibri"/>
          <w:color w:val="000000" w:themeColor="text1"/>
          <w:sz w:val="24"/>
          <w:szCs w:val="24"/>
        </w:rPr>
        <w:t>. Switzerland’s net foreign asset position and rolling average</w:t>
      </w:r>
      <w:bookmarkEnd w:id="28"/>
    </w:p>
    <w:p w14:paraId="03FE28BE" w14:textId="477A1E75" w:rsidR="00755DE2" w:rsidRPr="004547CE" w:rsidRDefault="004547CE" w:rsidP="00A44B39">
      <w:pPr>
        <w:spacing w:after="160"/>
        <w:jc w:val="both"/>
        <w:rPr>
          <w:rFonts w:ascii="Calibri" w:hAnsi="Calibri" w:cs="Calibri"/>
          <w:color w:val="000000" w:themeColor="text1"/>
        </w:rPr>
      </w:pPr>
      <w:r w:rsidRPr="004547CE">
        <w:rPr>
          <w:rFonts w:ascii="Calibri" w:hAnsi="Calibri" w:cs="Calibri"/>
          <w:color w:val="000000" w:themeColor="text1"/>
        </w:rPr>
        <w:fldChar w:fldCharType="begin"/>
      </w:r>
      <w:r w:rsidRPr="004547CE">
        <w:rPr>
          <w:rFonts w:ascii="Calibri" w:hAnsi="Calibri" w:cs="Calibri"/>
          <w:color w:val="000000" w:themeColor="text1"/>
        </w:rPr>
        <w:instrText xml:space="preserve"> REF _Ref195787985 \h </w:instrText>
      </w:r>
      <w:r w:rsidR="00A44B39">
        <w:rPr>
          <w:rFonts w:ascii="Calibri" w:hAnsi="Calibri" w:cs="Calibri"/>
          <w:color w:val="000000" w:themeColor="text1"/>
        </w:rPr>
        <w:instrText xml:space="preserve"> \* MERGEFORMAT </w:instrText>
      </w:r>
      <w:r w:rsidRPr="004547CE">
        <w:rPr>
          <w:rFonts w:ascii="Calibri" w:hAnsi="Calibri" w:cs="Calibri"/>
          <w:color w:val="000000" w:themeColor="text1"/>
        </w:rPr>
      </w:r>
      <w:r w:rsidRPr="004547CE">
        <w:rPr>
          <w:rFonts w:ascii="Calibri" w:hAnsi="Calibri" w:cs="Calibri"/>
          <w:color w:val="000000" w:themeColor="text1"/>
        </w:rPr>
        <w:fldChar w:fldCharType="separate"/>
      </w:r>
      <w:r w:rsidRPr="004547CE">
        <w:rPr>
          <w:rFonts w:ascii="Calibri" w:hAnsi="Calibri" w:cs="Calibri"/>
          <w:color w:val="000000" w:themeColor="text1"/>
        </w:rPr>
        <w:t xml:space="preserve">Figure </w:t>
      </w:r>
      <w:r>
        <w:rPr>
          <w:rFonts w:ascii="Calibri" w:hAnsi="Calibri" w:cs="Calibri"/>
          <w:noProof/>
          <w:color w:val="000000" w:themeColor="text1"/>
        </w:rPr>
        <w:t>2</w:t>
      </w:r>
      <w:r w:rsidRPr="004547CE">
        <w:rPr>
          <w:rFonts w:ascii="Calibri" w:hAnsi="Calibri" w:cs="Calibri"/>
          <w:color w:val="000000" w:themeColor="text1"/>
        </w:rPr>
        <w:fldChar w:fldCharType="end"/>
      </w:r>
      <w:r w:rsidRPr="004547CE">
        <w:rPr>
          <w:rFonts w:ascii="Calibri" w:hAnsi="Calibri" w:cs="Calibri"/>
          <w:color w:val="000000" w:themeColor="text1"/>
        </w:rPr>
        <w:t xml:space="preserve"> </w:t>
      </w:r>
      <w:r w:rsidR="00755DE2" w:rsidRPr="004547CE">
        <w:rPr>
          <w:rFonts w:ascii="Calibri" w:hAnsi="Calibri" w:cs="Calibri"/>
          <w:color w:val="000000" w:themeColor="text1"/>
        </w:rPr>
        <w:t>plots the NFA time series alongside its rolling average, underscoring the long-term upward trend</w:t>
      </w:r>
      <w:r w:rsidR="00E534F1" w:rsidRPr="004547CE">
        <w:rPr>
          <w:rFonts w:ascii="Calibri" w:hAnsi="Calibri" w:cs="Calibri"/>
          <w:color w:val="000000" w:themeColor="text1"/>
        </w:rPr>
        <w:t>.</w:t>
      </w:r>
      <w:r w:rsidR="00755DE2" w:rsidRPr="004547CE">
        <w:rPr>
          <w:rFonts w:ascii="Calibri" w:hAnsi="Calibri" w:cs="Calibri"/>
          <w:color w:val="000000" w:themeColor="text1"/>
        </w:rPr>
        <w:t xml:space="preserve"> The rolling average smooths short-term volatility and supports the view that the post-2008 period marks a structural shift in Switzerland’s external financial position.</w:t>
      </w:r>
    </w:p>
    <w:p w14:paraId="04AA7D4D" w14:textId="26179B11" w:rsidR="00FE25C4" w:rsidRPr="004547CE" w:rsidRDefault="00FE25C4" w:rsidP="00A44B39">
      <w:pPr>
        <w:spacing w:after="160"/>
        <w:jc w:val="both"/>
        <w:rPr>
          <w:rFonts w:ascii="Calibri" w:hAnsi="Calibri" w:cs="Calibri"/>
          <w:color w:val="000000" w:themeColor="text1"/>
        </w:rPr>
      </w:pPr>
      <w:r w:rsidRPr="004547CE">
        <w:rPr>
          <w:rFonts w:ascii="Calibri" w:hAnsi="Calibri" w:cs="Calibri"/>
          <w:color w:val="000000" w:themeColor="text1"/>
        </w:rPr>
        <w:t>To better understand the net position, it is essential to examine its underlying components: foreign assets and foreign liabilities.</w:t>
      </w:r>
      <w:r w:rsidR="0018414A" w:rsidRPr="004547CE">
        <w:rPr>
          <w:rFonts w:ascii="Calibri" w:hAnsi="Calibri" w:cs="Calibri"/>
          <w:color w:val="000000" w:themeColor="text1"/>
        </w:rPr>
        <w:t xml:space="preserve"> </w:t>
      </w:r>
      <w:r w:rsidR="00B70B2C" w:rsidRPr="004547CE">
        <w:rPr>
          <w:rFonts w:ascii="Calibri" w:hAnsi="Calibri" w:cs="Calibri"/>
          <w:color w:val="000000" w:themeColor="text1"/>
        </w:rPr>
        <w:fldChar w:fldCharType="begin"/>
      </w:r>
      <w:r w:rsidR="00B70B2C" w:rsidRPr="004547CE">
        <w:rPr>
          <w:rFonts w:ascii="Calibri" w:hAnsi="Calibri" w:cs="Calibri"/>
          <w:color w:val="000000" w:themeColor="text1"/>
        </w:rPr>
        <w:instrText xml:space="preserve"> REF _Ref193226645 </w:instrText>
      </w:r>
      <w:r w:rsidR="00493B60" w:rsidRPr="004547CE">
        <w:rPr>
          <w:rFonts w:ascii="Calibri" w:hAnsi="Calibri" w:cs="Calibri"/>
          <w:color w:val="000000" w:themeColor="text1"/>
        </w:rPr>
        <w:instrText xml:space="preserve"> \* MERGEFORMAT </w:instrText>
      </w:r>
      <w:r w:rsidR="00B70B2C"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Figure </w:t>
      </w:r>
      <w:r w:rsidR="004547CE">
        <w:rPr>
          <w:rFonts w:ascii="Calibri" w:hAnsi="Calibri" w:cs="Calibri"/>
          <w:noProof/>
          <w:color w:val="000000" w:themeColor="text1"/>
        </w:rPr>
        <w:t>3</w:t>
      </w:r>
      <w:r w:rsidR="00B70B2C" w:rsidRPr="004547CE">
        <w:rPr>
          <w:rFonts w:ascii="Calibri" w:hAnsi="Calibri" w:cs="Calibri"/>
          <w:color w:val="000000" w:themeColor="text1"/>
        </w:rPr>
        <w:fldChar w:fldCharType="end"/>
      </w:r>
      <w:r w:rsidR="00B70B2C" w:rsidRPr="004547CE">
        <w:rPr>
          <w:rFonts w:ascii="Calibri" w:hAnsi="Calibri" w:cs="Calibri"/>
          <w:color w:val="000000" w:themeColor="text1"/>
        </w:rPr>
        <w:t xml:space="preserve"> </w:t>
      </w:r>
      <w:r w:rsidRPr="004547CE">
        <w:rPr>
          <w:rFonts w:ascii="Calibri" w:hAnsi="Calibri" w:cs="Calibri"/>
          <w:color w:val="000000" w:themeColor="text1"/>
        </w:rPr>
        <w:t>provides broader context by tracing the evolution of both over time:</w:t>
      </w:r>
    </w:p>
    <w:p w14:paraId="62D17474" w14:textId="0C8D1783" w:rsidR="0018414A" w:rsidRPr="004547CE" w:rsidRDefault="0018414A">
      <w:pPr>
        <w:pStyle w:val="ListParagraph"/>
        <w:numPr>
          <w:ilvl w:val="0"/>
          <w:numId w:val="3"/>
        </w:numPr>
        <w:spacing w:after="160"/>
        <w:jc w:val="both"/>
        <w:rPr>
          <w:rFonts w:ascii="Calibri" w:hAnsi="Calibri" w:cs="Calibri"/>
          <w:color w:val="000000" w:themeColor="text1"/>
        </w:rPr>
      </w:pPr>
      <w:r w:rsidRPr="004547CE">
        <w:rPr>
          <w:rFonts w:ascii="Calibri" w:hAnsi="Calibri" w:cs="Calibri"/>
          <w:color w:val="000000" w:themeColor="text1"/>
        </w:rPr>
        <w:t>Foreign Assets (</w:t>
      </w:r>
      <w:r w:rsidR="00FE25C4" w:rsidRPr="004547CE">
        <w:rPr>
          <w:rFonts w:ascii="Calibri" w:hAnsi="Calibri" w:cs="Calibri"/>
          <w:color w:val="000000" w:themeColor="text1"/>
        </w:rPr>
        <w:t>g</w:t>
      </w:r>
      <w:r w:rsidRPr="004547CE">
        <w:rPr>
          <w:rFonts w:ascii="Calibri" w:hAnsi="Calibri" w:cs="Calibri"/>
          <w:color w:val="000000" w:themeColor="text1"/>
        </w:rPr>
        <w:t xml:space="preserve">reen </w:t>
      </w:r>
      <w:r w:rsidR="00FE25C4" w:rsidRPr="004547CE">
        <w:rPr>
          <w:rFonts w:ascii="Calibri" w:hAnsi="Calibri" w:cs="Calibri"/>
          <w:color w:val="000000" w:themeColor="text1"/>
        </w:rPr>
        <w:t>l</w:t>
      </w:r>
      <w:r w:rsidRPr="004547CE">
        <w:rPr>
          <w:rFonts w:ascii="Calibri" w:hAnsi="Calibri" w:cs="Calibri"/>
          <w:color w:val="000000" w:themeColor="text1"/>
        </w:rPr>
        <w:t>ine): Exhibit a steady upward trend, indicating Switzerland’s increasing investment in foreign markets.</w:t>
      </w:r>
    </w:p>
    <w:p w14:paraId="186D6839" w14:textId="2B36AF1F" w:rsidR="0018414A" w:rsidRPr="004547CE" w:rsidRDefault="0018414A">
      <w:pPr>
        <w:numPr>
          <w:ilvl w:val="0"/>
          <w:numId w:val="3"/>
        </w:numPr>
        <w:spacing w:after="160"/>
        <w:jc w:val="both"/>
        <w:rPr>
          <w:rFonts w:ascii="Calibri" w:hAnsi="Calibri" w:cs="Calibri"/>
          <w:color w:val="000000" w:themeColor="text1"/>
        </w:rPr>
      </w:pPr>
      <w:r w:rsidRPr="004547CE">
        <w:rPr>
          <w:rFonts w:ascii="Calibri" w:hAnsi="Calibri" w:cs="Calibri"/>
          <w:color w:val="000000" w:themeColor="text1"/>
        </w:rPr>
        <w:t>Foreign Liabilities (</w:t>
      </w:r>
      <w:r w:rsidR="00FE25C4" w:rsidRPr="004547CE">
        <w:rPr>
          <w:rFonts w:ascii="Calibri" w:hAnsi="Calibri" w:cs="Calibri"/>
          <w:color w:val="000000" w:themeColor="text1"/>
        </w:rPr>
        <w:t>r</w:t>
      </w:r>
      <w:r w:rsidRPr="004547CE">
        <w:rPr>
          <w:rFonts w:ascii="Calibri" w:hAnsi="Calibri" w:cs="Calibri"/>
          <w:color w:val="000000" w:themeColor="text1"/>
        </w:rPr>
        <w:t xml:space="preserve">ed </w:t>
      </w:r>
      <w:r w:rsidR="00FE25C4" w:rsidRPr="004547CE">
        <w:rPr>
          <w:rFonts w:ascii="Calibri" w:hAnsi="Calibri" w:cs="Calibri"/>
          <w:color w:val="000000" w:themeColor="text1"/>
        </w:rPr>
        <w:t>l</w:t>
      </w:r>
      <w:r w:rsidRPr="004547CE">
        <w:rPr>
          <w:rFonts w:ascii="Calibri" w:hAnsi="Calibri" w:cs="Calibri"/>
          <w:color w:val="000000" w:themeColor="text1"/>
        </w:rPr>
        <w:t>ine): Also increase over time, but at varying rates, influencing NFA fluctuations.</w:t>
      </w:r>
    </w:p>
    <w:p w14:paraId="384423A1" w14:textId="0D72B3B0" w:rsidR="0018414A" w:rsidRPr="004547CE" w:rsidRDefault="0018414A">
      <w:pPr>
        <w:numPr>
          <w:ilvl w:val="0"/>
          <w:numId w:val="3"/>
        </w:numPr>
        <w:spacing w:after="160"/>
        <w:jc w:val="both"/>
        <w:rPr>
          <w:rFonts w:ascii="Calibri" w:hAnsi="Calibri" w:cs="Calibri"/>
          <w:color w:val="000000" w:themeColor="text1"/>
        </w:rPr>
      </w:pPr>
      <w:r w:rsidRPr="004547CE">
        <w:rPr>
          <w:rFonts w:ascii="Calibri" w:hAnsi="Calibri" w:cs="Calibri"/>
          <w:color w:val="000000" w:themeColor="text1"/>
        </w:rPr>
        <w:t>The gap between assets and liabilities represents the NFA level</w:t>
      </w:r>
      <w:r w:rsidR="00E534F1" w:rsidRPr="004547CE">
        <w:rPr>
          <w:rFonts w:ascii="Calibri" w:hAnsi="Calibri" w:cs="Calibri"/>
          <w:color w:val="000000" w:themeColor="text1"/>
        </w:rPr>
        <w:t xml:space="preserve">, </w:t>
      </w:r>
      <w:r w:rsidRPr="004547CE">
        <w:rPr>
          <w:rFonts w:ascii="Calibri" w:hAnsi="Calibri" w:cs="Calibri"/>
          <w:color w:val="000000" w:themeColor="text1"/>
        </w:rPr>
        <w:t>when liabilities grow faster than assets, NFA stagnates or declines.</w:t>
      </w:r>
    </w:p>
    <w:p w14:paraId="06E62D57" w14:textId="4BD4DAEC" w:rsidR="00B70B2C" w:rsidRPr="004547CE" w:rsidRDefault="003E1952" w:rsidP="00A44B39">
      <w:pPr>
        <w:spacing w:after="160"/>
        <w:jc w:val="both"/>
        <w:rPr>
          <w:rFonts w:ascii="Calibri" w:hAnsi="Calibri" w:cs="Calibri"/>
          <w:b/>
          <w:bCs/>
          <w:color w:val="000000" w:themeColor="text1"/>
        </w:rPr>
      </w:pPr>
      <w:r w:rsidRPr="004547CE">
        <w:rPr>
          <w:rFonts w:ascii="Calibri" w:hAnsi="Calibri" w:cs="Calibri"/>
          <w:color w:val="000000" w:themeColor="text1"/>
        </w:rPr>
        <w:t xml:space="preserve">To complement the analysis of absolute levels, </w:t>
      </w:r>
      <w:r w:rsidRPr="004547CE">
        <w:rPr>
          <w:rFonts w:ascii="Calibri" w:hAnsi="Calibri" w:cs="Calibri"/>
          <w:color w:val="000000" w:themeColor="text1"/>
        </w:rPr>
        <w:fldChar w:fldCharType="begin"/>
      </w:r>
      <w:r w:rsidRPr="004547CE">
        <w:rPr>
          <w:rFonts w:ascii="Calibri" w:hAnsi="Calibri" w:cs="Calibri"/>
          <w:color w:val="000000" w:themeColor="text1"/>
        </w:rPr>
        <w:instrText xml:space="preserve"> REF _Ref194142968 \h </w:instrText>
      </w:r>
      <w:r w:rsidR="00E534F1" w:rsidRPr="004547CE">
        <w:rPr>
          <w:rFonts w:ascii="Calibri" w:hAnsi="Calibri" w:cs="Calibri"/>
          <w:color w:val="000000" w:themeColor="text1"/>
        </w:rPr>
        <w:instrText xml:space="preserve"> \* MERGEFORMAT </w:instrText>
      </w:r>
      <w:r w:rsidRPr="004547CE">
        <w:rPr>
          <w:rFonts w:ascii="Calibri" w:hAnsi="Calibri" w:cs="Calibri"/>
          <w:color w:val="000000" w:themeColor="text1"/>
        </w:rPr>
      </w:r>
      <w:r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Figure </w:t>
      </w:r>
      <w:r w:rsidR="004547CE">
        <w:rPr>
          <w:rFonts w:ascii="Calibri" w:hAnsi="Calibri" w:cs="Calibri"/>
          <w:noProof/>
          <w:color w:val="000000" w:themeColor="text1"/>
        </w:rPr>
        <w:t>4</w:t>
      </w:r>
      <w:r w:rsidRPr="004547CE">
        <w:rPr>
          <w:rFonts w:ascii="Calibri" w:hAnsi="Calibri" w:cs="Calibri"/>
          <w:color w:val="000000" w:themeColor="text1"/>
        </w:rPr>
        <w:fldChar w:fldCharType="end"/>
      </w:r>
      <w:r w:rsidRPr="004547CE">
        <w:rPr>
          <w:rFonts w:ascii="Calibri" w:hAnsi="Calibri" w:cs="Calibri"/>
          <w:color w:val="000000" w:themeColor="text1"/>
        </w:rPr>
        <w:t xml:space="preserve"> presents Switzerland’s Foreign Assets, Foreign Liabilities, and Net Foreign Assets (NFA) as shares of GDP.</w:t>
      </w:r>
    </w:p>
    <w:p w14:paraId="2FA55BFA" w14:textId="01286CE5" w:rsidR="0082311E" w:rsidRPr="004547CE" w:rsidRDefault="0018414A" w:rsidP="00A44B39">
      <w:pPr>
        <w:spacing w:after="160"/>
        <w:jc w:val="both"/>
        <w:rPr>
          <w:rFonts w:ascii="Calibri" w:hAnsi="Calibri" w:cs="Calibri"/>
          <w:color w:val="000000" w:themeColor="text1"/>
        </w:rPr>
      </w:pPr>
      <w:r w:rsidRPr="004547CE">
        <w:rPr>
          <w:rFonts w:ascii="Calibri" w:hAnsi="Calibri" w:cs="Calibri"/>
          <w:noProof/>
          <w:color w:val="000000" w:themeColor="text1"/>
          <w14:ligatures w14:val="standardContextual"/>
        </w:rPr>
        <w:lastRenderedPageBreak/>
        <w:drawing>
          <wp:inline distT="0" distB="0" distL="0" distR="0" wp14:anchorId="57B4F51E" wp14:editId="50F379D6">
            <wp:extent cx="5943600" cy="2967990"/>
            <wp:effectExtent l="0" t="0" r="0" b="3810"/>
            <wp:docPr id="514420992" name="Picture 7" descr="A graph showing the growth of the count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20992" name="Picture 7" descr="A graph showing the growth of the country&#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26114814" w14:textId="7749E1C5" w:rsidR="0018414A" w:rsidRPr="004547CE" w:rsidRDefault="0082311E" w:rsidP="00A44B39">
      <w:pPr>
        <w:pStyle w:val="Caption"/>
        <w:spacing w:after="160"/>
        <w:jc w:val="both"/>
        <w:rPr>
          <w:rFonts w:ascii="Calibri" w:hAnsi="Calibri" w:cs="Calibri"/>
          <w:color w:val="000000" w:themeColor="text1"/>
          <w:sz w:val="24"/>
          <w:szCs w:val="24"/>
        </w:rPr>
      </w:pPr>
      <w:bookmarkStart w:id="29" w:name="_Ref193226645"/>
      <w:r w:rsidRPr="004547CE">
        <w:rPr>
          <w:rFonts w:ascii="Calibri" w:hAnsi="Calibri" w:cs="Calibri"/>
          <w:color w:val="000000" w:themeColor="text1"/>
          <w:sz w:val="24"/>
          <w:szCs w:val="24"/>
        </w:rPr>
        <w:t xml:space="preserve">Figure </w:t>
      </w:r>
      <w:r w:rsidR="004D4827" w:rsidRPr="004547CE">
        <w:rPr>
          <w:rFonts w:ascii="Calibri" w:hAnsi="Calibri" w:cs="Calibri"/>
          <w:color w:val="000000" w:themeColor="text1"/>
          <w:sz w:val="24"/>
          <w:szCs w:val="24"/>
        </w:rPr>
        <w:fldChar w:fldCharType="begin"/>
      </w:r>
      <w:r w:rsidR="004D4827" w:rsidRPr="004547CE">
        <w:rPr>
          <w:rFonts w:ascii="Calibri" w:hAnsi="Calibri" w:cs="Calibri"/>
          <w:color w:val="000000" w:themeColor="text1"/>
          <w:sz w:val="24"/>
          <w:szCs w:val="24"/>
        </w:rPr>
        <w:instrText xml:space="preserve"> SEQ Figure \* ARABIC </w:instrText>
      </w:r>
      <w:r w:rsidR="004D4827"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3</w:t>
      </w:r>
      <w:r w:rsidR="004D4827" w:rsidRPr="004547CE">
        <w:rPr>
          <w:rFonts w:ascii="Calibri" w:hAnsi="Calibri" w:cs="Calibri"/>
          <w:noProof/>
          <w:color w:val="000000" w:themeColor="text1"/>
          <w:sz w:val="24"/>
          <w:szCs w:val="24"/>
        </w:rPr>
        <w:fldChar w:fldCharType="end"/>
      </w:r>
      <w:bookmarkEnd w:id="29"/>
      <w:r w:rsidR="004547CE" w:rsidRPr="004547CE">
        <w:rPr>
          <w:rFonts w:ascii="Calibri" w:hAnsi="Calibri" w:cs="Calibri"/>
          <w:color w:val="000000" w:themeColor="text1"/>
          <w:sz w:val="24"/>
          <w:szCs w:val="24"/>
        </w:rPr>
        <w:t>.</w:t>
      </w:r>
      <w:r w:rsidRPr="004547CE">
        <w:rPr>
          <w:rFonts w:ascii="Calibri" w:hAnsi="Calibri" w:cs="Calibri"/>
          <w:color w:val="000000" w:themeColor="text1"/>
          <w:sz w:val="24"/>
          <w:szCs w:val="24"/>
        </w:rPr>
        <w:t xml:space="preserve"> Switzerland’s foreign assets, liabilities, and net foreign asset over time</w:t>
      </w:r>
    </w:p>
    <w:p w14:paraId="53B90431" w14:textId="17E36AA8" w:rsidR="003E1952" w:rsidRPr="004547CE" w:rsidRDefault="0008628F" w:rsidP="00A44B39">
      <w:pPr>
        <w:spacing w:after="160"/>
        <w:jc w:val="both"/>
        <w:rPr>
          <w:rFonts w:ascii="Calibri" w:hAnsi="Calibri" w:cs="Calibri"/>
          <w:color w:val="000000" w:themeColor="text1"/>
        </w:rPr>
      </w:pPr>
      <w:r w:rsidRPr="004547CE">
        <w:rPr>
          <w:rFonts w:ascii="Calibri" w:hAnsi="Calibri" w:cs="Calibri"/>
          <w:noProof/>
          <w:color w:val="000000" w:themeColor="text1"/>
          <w14:ligatures w14:val="standardContextual"/>
        </w:rPr>
        <w:drawing>
          <wp:inline distT="0" distB="0" distL="0" distR="0" wp14:anchorId="0A7F7E62" wp14:editId="55EEFE19">
            <wp:extent cx="5943600" cy="2922270"/>
            <wp:effectExtent l="0" t="0" r="0" b="0"/>
            <wp:docPr id="644805334" name="Picture 21" descr="A graph showing the growth of the count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05334" name="Picture 21" descr="A graph showing the growth of the country&#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597F1C51" w14:textId="2CDA6BFB" w:rsidR="003E1952" w:rsidRPr="004547CE" w:rsidRDefault="003E1952" w:rsidP="00A44B39">
      <w:pPr>
        <w:pStyle w:val="Caption"/>
        <w:spacing w:after="160"/>
        <w:jc w:val="both"/>
        <w:rPr>
          <w:rFonts w:ascii="Calibri" w:hAnsi="Calibri" w:cs="Calibri"/>
          <w:color w:val="000000" w:themeColor="text1"/>
          <w:sz w:val="24"/>
          <w:szCs w:val="24"/>
        </w:rPr>
      </w:pPr>
      <w:bookmarkStart w:id="30" w:name="_Ref194142968"/>
      <w:commentRangeStart w:id="31"/>
      <w:r w:rsidRPr="004547CE">
        <w:rPr>
          <w:rFonts w:ascii="Calibri" w:hAnsi="Calibri" w:cs="Calibri"/>
          <w:color w:val="000000" w:themeColor="text1"/>
          <w:sz w:val="24"/>
          <w:szCs w:val="24"/>
        </w:rPr>
        <w:t xml:space="preserve">Figure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Figure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4</w:t>
      </w:r>
      <w:r w:rsidRPr="004547CE">
        <w:rPr>
          <w:rFonts w:ascii="Calibri" w:hAnsi="Calibri" w:cs="Calibri"/>
          <w:noProof/>
          <w:color w:val="000000" w:themeColor="text1"/>
          <w:sz w:val="24"/>
          <w:szCs w:val="24"/>
        </w:rPr>
        <w:fldChar w:fldCharType="end"/>
      </w:r>
      <w:bookmarkEnd w:id="30"/>
      <w:r w:rsidRPr="004547CE">
        <w:rPr>
          <w:rFonts w:ascii="Calibri" w:hAnsi="Calibri" w:cs="Calibri"/>
          <w:color w:val="000000" w:themeColor="text1"/>
          <w:sz w:val="24"/>
          <w:szCs w:val="24"/>
        </w:rPr>
        <w:t>. Switzerland’s foreign assets, liabilities, and net foreign assets as shares of GDP</w:t>
      </w:r>
      <w:commentRangeEnd w:id="31"/>
      <w:r w:rsidR="00431FF0">
        <w:rPr>
          <w:rStyle w:val="CommentReference"/>
          <w:i w:val="0"/>
          <w:iCs w:val="0"/>
          <w:color w:val="auto"/>
        </w:rPr>
        <w:commentReference w:id="31"/>
      </w:r>
    </w:p>
    <w:p w14:paraId="30A478F0" w14:textId="12831A1E" w:rsidR="00F5709B" w:rsidRPr="004547CE" w:rsidRDefault="009E028C" w:rsidP="00A44B39">
      <w:pPr>
        <w:pStyle w:val="Heading3"/>
        <w:spacing w:before="0" w:after="160"/>
        <w:jc w:val="both"/>
        <w:rPr>
          <w:rFonts w:ascii="Calibri" w:hAnsi="Calibri" w:cs="Calibri"/>
          <w:color w:val="000000" w:themeColor="text1"/>
        </w:rPr>
      </w:pPr>
      <w:r w:rsidRPr="004547CE">
        <w:rPr>
          <w:rFonts w:ascii="Calibri" w:hAnsi="Calibri" w:cs="Calibri"/>
          <w:color w:val="000000" w:themeColor="text1"/>
        </w:rPr>
        <w:t>4.1</w:t>
      </w:r>
      <w:r w:rsidR="00F5709B" w:rsidRPr="004547CE">
        <w:rPr>
          <w:rFonts w:ascii="Calibri" w:hAnsi="Calibri" w:cs="Calibri"/>
          <w:color w:val="000000" w:themeColor="text1"/>
        </w:rPr>
        <w:t>.2 The Role of Financial Crises in NFA Evolution</w:t>
      </w:r>
    </w:p>
    <w:p w14:paraId="3D70934F" w14:textId="5669230D" w:rsidR="0018414A" w:rsidRPr="004547CE" w:rsidRDefault="00FE25C4" w:rsidP="00A44B39">
      <w:pPr>
        <w:pStyle w:val="NormalWeb"/>
        <w:spacing w:before="0" w:beforeAutospacing="0" w:after="160" w:afterAutospacing="0"/>
        <w:jc w:val="both"/>
        <w:rPr>
          <w:rStyle w:val="Strong"/>
          <w:rFonts w:ascii="Calibri" w:hAnsi="Calibri" w:cs="Calibri"/>
          <w:b w:val="0"/>
          <w:bCs w:val="0"/>
          <w:color w:val="000000" w:themeColor="text1"/>
        </w:rPr>
      </w:pPr>
      <w:r w:rsidRPr="004547CE">
        <w:rPr>
          <w:rFonts w:ascii="Calibri" w:hAnsi="Calibri" w:cs="Calibri"/>
          <w:color w:val="000000" w:themeColor="text1"/>
        </w:rPr>
        <w:t xml:space="preserve">To evaluate potential regime shifts in NFA trends, we applied the </w:t>
      </w:r>
      <w:commentRangeStart w:id="32"/>
      <w:r w:rsidRPr="004547CE">
        <w:rPr>
          <w:rFonts w:ascii="Calibri" w:hAnsi="Calibri" w:cs="Calibri"/>
          <w:color w:val="000000" w:themeColor="text1"/>
        </w:rPr>
        <w:t>Chow test for structural breaks at key economic events</w:t>
      </w:r>
      <w:commentRangeEnd w:id="32"/>
      <w:r w:rsidR="00431FF0">
        <w:rPr>
          <w:rStyle w:val="CommentReference"/>
        </w:rPr>
        <w:commentReference w:id="32"/>
      </w:r>
      <w:r w:rsidRPr="004547CE">
        <w:rPr>
          <w:rFonts w:ascii="Calibri" w:hAnsi="Calibri" w:cs="Calibri"/>
          <w:color w:val="000000" w:themeColor="text1"/>
        </w:rPr>
        <w:t xml:space="preserve">. </w:t>
      </w:r>
      <w:r w:rsidR="00B70B2C" w:rsidRPr="004547CE">
        <w:rPr>
          <w:rFonts w:ascii="Calibri" w:hAnsi="Calibri" w:cs="Calibri"/>
          <w:color w:val="000000" w:themeColor="text1"/>
        </w:rPr>
        <w:fldChar w:fldCharType="begin"/>
      </w:r>
      <w:r w:rsidR="00B70B2C" w:rsidRPr="004547CE">
        <w:rPr>
          <w:rFonts w:ascii="Calibri" w:hAnsi="Calibri" w:cs="Calibri"/>
          <w:color w:val="000000" w:themeColor="text1"/>
        </w:rPr>
        <w:instrText xml:space="preserve"> REF _Ref193226603 </w:instrText>
      </w:r>
      <w:r w:rsidR="002025A9" w:rsidRPr="004547CE">
        <w:rPr>
          <w:rFonts w:ascii="Calibri" w:hAnsi="Calibri" w:cs="Calibri"/>
          <w:color w:val="000000" w:themeColor="text1"/>
        </w:rPr>
        <w:instrText xml:space="preserve"> \* MERGEFORMAT </w:instrText>
      </w:r>
      <w:r w:rsidR="00B70B2C"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8</w:t>
      </w:r>
      <w:r w:rsidR="00B70B2C" w:rsidRPr="004547CE">
        <w:rPr>
          <w:rFonts w:ascii="Calibri" w:hAnsi="Calibri" w:cs="Calibri"/>
          <w:noProof/>
          <w:color w:val="000000" w:themeColor="text1"/>
        </w:rPr>
        <w:fldChar w:fldCharType="end"/>
      </w:r>
      <w:r w:rsidR="00B70B2C" w:rsidRPr="004547CE">
        <w:rPr>
          <w:rFonts w:ascii="Calibri" w:hAnsi="Calibri" w:cs="Calibri"/>
          <w:color w:val="000000" w:themeColor="text1"/>
        </w:rPr>
        <w:t xml:space="preserve"> </w:t>
      </w:r>
      <w:r w:rsidRPr="004547CE">
        <w:rPr>
          <w:rFonts w:ascii="Calibri" w:hAnsi="Calibri" w:cs="Calibri"/>
          <w:color w:val="000000" w:themeColor="text1"/>
        </w:rPr>
        <w:t>reports the results</w:t>
      </w:r>
      <w:r w:rsidR="0018414A" w:rsidRPr="004547CE">
        <w:rPr>
          <w:rFonts w:ascii="Calibri" w:hAnsi="Calibri" w:cs="Calibri"/>
          <w:color w:val="000000" w:themeColor="text1"/>
        </w:rPr>
        <w:t>.</w:t>
      </w:r>
    </w:p>
    <w:p w14:paraId="7C3201BD" w14:textId="4E21F953" w:rsidR="0082311E" w:rsidRPr="004547CE" w:rsidRDefault="0082311E" w:rsidP="00A44B39">
      <w:pPr>
        <w:pStyle w:val="Caption"/>
        <w:keepNext/>
        <w:spacing w:after="160"/>
        <w:jc w:val="both"/>
        <w:rPr>
          <w:rFonts w:ascii="Calibri" w:hAnsi="Calibri" w:cs="Calibri"/>
          <w:color w:val="000000" w:themeColor="text1"/>
          <w:sz w:val="24"/>
          <w:szCs w:val="24"/>
        </w:rPr>
      </w:pPr>
      <w:bookmarkStart w:id="33" w:name="_Ref193226603"/>
      <w:r w:rsidRPr="004547CE">
        <w:rPr>
          <w:rFonts w:ascii="Calibri" w:hAnsi="Calibri" w:cs="Calibri"/>
          <w:color w:val="000000" w:themeColor="text1"/>
          <w:sz w:val="24"/>
          <w:szCs w:val="24"/>
        </w:rPr>
        <w:t xml:space="preserve">Table </w:t>
      </w:r>
      <w:r w:rsidR="008E773B" w:rsidRPr="004547CE">
        <w:rPr>
          <w:rFonts w:ascii="Calibri" w:hAnsi="Calibri" w:cs="Calibri"/>
          <w:color w:val="000000" w:themeColor="text1"/>
          <w:sz w:val="24"/>
          <w:szCs w:val="24"/>
        </w:rPr>
        <w:fldChar w:fldCharType="begin"/>
      </w:r>
      <w:r w:rsidR="008E773B" w:rsidRPr="004547CE">
        <w:rPr>
          <w:rFonts w:ascii="Calibri" w:hAnsi="Calibri" w:cs="Calibri"/>
          <w:color w:val="000000" w:themeColor="text1"/>
          <w:sz w:val="24"/>
          <w:szCs w:val="24"/>
        </w:rPr>
        <w:instrText xml:space="preserve"> SEQ Table \* ARABIC </w:instrText>
      </w:r>
      <w:r w:rsidR="008E773B"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8</w:t>
      </w:r>
      <w:r w:rsidR="008E773B" w:rsidRPr="004547CE">
        <w:rPr>
          <w:rFonts w:ascii="Calibri" w:hAnsi="Calibri" w:cs="Calibri"/>
          <w:noProof/>
          <w:color w:val="000000" w:themeColor="text1"/>
          <w:sz w:val="24"/>
          <w:szCs w:val="24"/>
        </w:rPr>
        <w:fldChar w:fldCharType="end"/>
      </w:r>
      <w:bookmarkEnd w:id="33"/>
      <w:r w:rsidRPr="004547CE">
        <w:rPr>
          <w:rFonts w:ascii="Calibri" w:hAnsi="Calibri" w:cs="Calibri"/>
          <w:color w:val="000000" w:themeColor="text1"/>
          <w:sz w:val="24"/>
          <w:szCs w:val="24"/>
        </w:rPr>
        <w:t xml:space="preserve">: </w:t>
      </w:r>
      <w:r w:rsidRPr="004547CE">
        <w:rPr>
          <w:rStyle w:val="Strong"/>
          <w:rFonts w:ascii="Calibri" w:eastAsiaTheme="majorEastAsia" w:hAnsi="Calibri" w:cs="Calibri"/>
          <w:b w:val="0"/>
          <w:bCs w:val="0"/>
          <w:color w:val="000000" w:themeColor="text1"/>
          <w:sz w:val="24"/>
          <w:szCs w:val="24"/>
        </w:rPr>
        <w:t xml:space="preserve">Chow </w:t>
      </w:r>
      <w:r w:rsidR="009E0459">
        <w:rPr>
          <w:rStyle w:val="Strong"/>
          <w:rFonts w:ascii="Calibri" w:eastAsiaTheme="majorEastAsia" w:hAnsi="Calibri" w:cs="Calibri"/>
          <w:b w:val="0"/>
          <w:bCs w:val="0"/>
          <w:color w:val="000000" w:themeColor="text1"/>
          <w:sz w:val="24"/>
          <w:szCs w:val="24"/>
        </w:rPr>
        <w:t>t</w:t>
      </w:r>
      <w:r w:rsidRPr="004547CE">
        <w:rPr>
          <w:rStyle w:val="Strong"/>
          <w:rFonts w:ascii="Calibri" w:eastAsiaTheme="majorEastAsia" w:hAnsi="Calibri" w:cs="Calibri"/>
          <w:b w:val="0"/>
          <w:bCs w:val="0"/>
          <w:color w:val="000000" w:themeColor="text1"/>
          <w:sz w:val="24"/>
          <w:szCs w:val="24"/>
        </w:rPr>
        <w:t xml:space="preserve">est </w:t>
      </w:r>
      <w:r w:rsidR="009E0459">
        <w:rPr>
          <w:rStyle w:val="Strong"/>
          <w:rFonts w:ascii="Calibri" w:eastAsiaTheme="majorEastAsia" w:hAnsi="Calibri" w:cs="Calibri"/>
          <w:b w:val="0"/>
          <w:bCs w:val="0"/>
          <w:color w:val="000000" w:themeColor="text1"/>
          <w:sz w:val="24"/>
          <w:szCs w:val="24"/>
        </w:rPr>
        <w:t>r</w:t>
      </w:r>
      <w:r w:rsidRPr="004547CE">
        <w:rPr>
          <w:rStyle w:val="Strong"/>
          <w:rFonts w:ascii="Calibri" w:eastAsiaTheme="majorEastAsia" w:hAnsi="Calibri" w:cs="Calibri"/>
          <w:b w:val="0"/>
          <w:bCs w:val="0"/>
          <w:color w:val="000000" w:themeColor="text1"/>
          <w:sz w:val="24"/>
          <w:szCs w:val="24"/>
        </w:rPr>
        <w:t xml:space="preserve">esults for </w:t>
      </w:r>
      <w:r w:rsidR="00E07E7B" w:rsidRPr="004547CE">
        <w:rPr>
          <w:rStyle w:val="Strong"/>
          <w:rFonts w:ascii="Calibri" w:eastAsiaTheme="majorEastAsia" w:hAnsi="Calibri" w:cs="Calibri"/>
          <w:b w:val="0"/>
          <w:bCs w:val="0"/>
          <w:color w:val="000000" w:themeColor="text1"/>
          <w:sz w:val="24"/>
          <w:szCs w:val="24"/>
        </w:rPr>
        <w:t>s</w:t>
      </w:r>
      <w:r w:rsidRPr="004547CE">
        <w:rPr>
          <w:rStyle w:val="Strong"/>
          <w:rFonts w:ascii="Calibri" w:eastAsiaTheme="majorEastAsia" w:hAnsi="Calibri" w:cs="Calibri"/>
          <w:b w:val="0"/>
          <w:bCs w:val="0"/>
          <w:color w:val="000000" w:themeColor="text1"/>
          <w:sz w:val="24"/>
          <w:szCs w:val="24"/>
        </w:rPr>
        <w:t xml:space="preserve">tructural </w:t>
      </w:r>
      <w:r w:rsidR="00E07E7B" w:rsidRPr="004547CE">
        <w:rPr>
          <w:rStyle w:val="Strong"/>
          <w:rFonts w:ascii="Calibri" w:eastAsiaTheme="majorEastAsia" w:hAnsi="Calibri" w:cs="Calibri"/>
          <w:b w:val="0"/>
          <w:bCs w:val="0"/>
          <w:color w:val="000000" w:themeColor="text1"/>
          <w:sz w:val="24"/>
          <w:szCs w:val="24"/>
        </w:rPr>
        <w:t>b</w:t>
      </w:r>
      <w:r w:rsidRPr="004547CE">
        <w:rPr>
          <w:rStyle w:val="Strong"/>
          <w:rFonts w:ascii="Calibri" w:eastAsiaTheme="majorEastAsia" w:hAnsi="Calibri" w:cs="Calibri"/>
          <w:b w:val="0"/>
          <w:bCs w:val="0"/>
          <w:color w:val="000000" w:themeColor="text1"/>
          <w:sz w:val="24"/>
          <w:szCs w:val="24"/>
        </w:rPr>
        <w:t xml:space="preserve">reaks in Switzerland’s NFA </w:t>
      </w:r>
      <w:r w:rsidR="00E07E7B" w:rsidRPr="004547CE">
        <w:rPr>
          <w:rStyle w:val="Strong"/>
          <w:rFonts w:ascii="Calibri" w:eastAsiaTheme="majorEastAsia" w:hAnsi="Calibri" w:cs="Calibri"/>
          <w:b w:val="0"/>
          <w:bCs w:val="0"/>
          <w:color w:val="000000" w:themeColor="text1"/>
          <w:sz w:val="24"/>
          <w:szCs w:val="24"/>
        </w:rPr>
        <w:t>t</w:t>
      </w:r>
      <w:r w:rsidRPr="004547CE">
        <w:rPr>
          <w:rStyle w:val="Strong"/>
          <w:rFonts w:ascii="Calibri" w:eastAsiaTheme="majorEastAsia" w:hAnsi="Calibri" w:cs="Calibri"/>
          <w:b w:val="0"/>
          <w:bCs w:val="0"/>
          <w:color w:val="000000" w:themeColor="text1"/>
          <w:sz w:val="24"/>
          <w:szCs w:val="24"/>
        </w:rPr>
        <w:t>rends</w:t>
      </w:r>
    </w:p>
    <w:tbl>
      <w:tblPr>
        <w:tblStyle w:val="PlainTable1"/>
        <w:tblW w:w="0" w:type="auto"/>
        <w:tblLook w:val="0420" w:firstRow="1" w:lastRow="0" w:firstColumn="0" w:lastColumn="0" w:noHBand="0" w:noVBand="1"/>
      </w:tblPr>
      <w:tblGrid>
        <w:gridCol w:w="2972"/>
        <w:gridCol w:w="2126"/>
        <w:gridCol w:w="1560"/>
        <w:gridCol w:w="2692"/>
      </w:tblGrid>
      <w:tr w:rsidR="004547CE" w:rsidRPr="004547CE" w14:paraId="1922052C" w14:textId="77777777" w:rsidTr="00493B60">
        <w:trPr>
          <w:cnfStyle w:val="100000000000" w:firstRow="1" w:lastRow="0" w:firstColumn="0" w:lastColumn="0" w:oddVBand="0" w:evenVBand="0" w:oddHBand="0" w:evenHBand="0" w:firstRowFirstColumn="0" w:firstRowLastColumn="0" w:lastRowFirstColumn="0" w:lastRowLastColumn="0"/>
        </w:trPr>
        <w:tc>
          <w:tcPr>
            <w:tcW w:w="2972" w:type="dxa"/>
          </w:tcPr>
          <w:p w14:paraId="20370C7D" w14:textId="492D2D2B"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Breakpoint Year</w:t>
            </w:r>
          </w:p>
        </w:tc>
        <w:tc>
          <w:tcPr>
            <w:tcW w:w="2126" w:type="dxa"/>
          </w:tcPr>
          <w:p w14:paraId="7AE6C916" w14:textId="652AAFB3"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Chow Test Statistic</w:t>
            </w:r>
          </w:p>
        </w:tc>
        <w:tc>
          <w:tcPr>
            <w:tcW w:w="1560" w:type="dxa"/>
          </w:tcPr>
          <w:p w14:paraId="02BD3B3F" w14:textId="31A34124"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P-value</w:t>
            </w:r>
          </w:p>
        </w:tc>
        <w:tc>
          <w:tcPr>
            <w:tcW w:w="2692" w:type="dxa"/>
          </w:tcPr>
          <w:p w14:paraId="309682BB" w14:textId="5F06D71F"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Structural Break?</w:t>
            </w:r>
          </w:p>
        </w:tc>
      </w:tr>
      <w:tr w:rsidR="004547CE" w:rsidRPr="004547CE" w14:paraId="0FDDD12D" w14:textId="77777777" w:rsidTr="00493B60">
        <w:trPr>
          <w:cnfStyle w:val="000000100000" w:firstRow="0" w:lastRow="0" w:firstColumn="0" w:lastColumn="0" w:oddVBand="0" w:evenVBand="0" w:oddHBand="1" w:evenHBand="0" w:firstRowFirstColumn="0" w:firstRowLastColumn="0" w:lastRowFirstColumn="0" w:lastRowLastColumn="0"/>
        </w:trPr>
        <w:tc>
          <w:tcPr>
            <w:tcW w:w="2972" w:type="dxa"/>
          </w:tcPr>
          <w:p w14:paraId="774ABE1C" w14:textId="4BAE6172"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lastRenderedPageBreak/>
              <w:t>2008 (Financial Crisis)</w:t>
            </w:r>
          </w:p>
        </w:tc>
        <w:tc>
          <w:tcPr>
            <w:tcW w:w="2126" w:type="dxa"/>
          </w:tcPr>
          <w:p w14:paraId="096C3322" w14:textId="7BDD31CB"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8.8001</w:t>
            </w:r>
          </w:p>
        </w:tc>
        <w:tc>
          <w:tcPr>
            <w:tcW w:w="1560" w:type="dxa"/>
          </w:tcPr>
          <w:p w14:paraId="16F255AD" w14:textId="6FCC41B6"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0.0008</w:t>
            </w:r>
          </w:p>
        </w:tc>
        <w:tc>
          <w:tcPr>
            <w:tcW w:w="2692" w:type="dxa"/>
          </w:tcPr>
          <w:p w14:paraId="69CD9BC5" w14:textId="06B3E28A"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Significant</w:t>
            </w:r>
          </w:p>
        </w:tc>
      </w:tr>
      <w:tr w:rsidR="004547CE" w:rsidRPr="004547CE" w14:paraId="1968BD03" w14:textId="77777777" w:rsidTr="00493B60">
        <w:tc>
          <w:tcPr>
            <w:tcW w:w="2972" w:type="dxa"/>
          </w:tcPr>
          <w:p w14:paraId="1E1E5A92" w14:textId="6227D017"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2011 (Eurozone Crisis)</w:t>
            </w:r>
          </w:p>
        </w:tc>
        <w:tc>
          <w:tcPr>
            <w:tcW w:w="2126" w:type="dxa"/>
          </w:tcPr>
          <w:p w14:paraId="0D854CBD" w14:textId="2C66DE72"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12.5031</w:t>
            </w:r>
          </w:p>
        </w:tc>
        <w:tc>
          <w:tcPr>
            <w:tcW w:w="1560" w:type="dxa"/>
          </w:tcPr>
          <w:p w14:paraId="4DDD9CE4" w14:textId="017077F6"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0.0001</w:t>
            </w:r>
          </w:p>
        </w:tc>
        <w:tc>
          <w:tcPr>
            <w:tcW w:w="2692" w:type="dxa"/>
          </w:tcPr>
          <w:p w14:paraId="49D8B370" w14:textId="17487DCC"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Significant</w:t>
            </w:r>
          </w:p>
        </w:tc>
      </w:tr>
      <w:tr w:rsidR="004547CE" w:rsidRPr="004547CE" w14:paraId="55837B41" w14:textId="77777777" w:rsidTr="00493B60">
        <w:trPr>
          <w:cnfStyle w:val="000000100000" w:firstRow="0" w:lastRow="0" w:firstColumn="0" w:lastColumn="0" w:oddVBand="0" w:evenVBand="0" w:oddHBand="1" w:evenHBand="0" w:firstRowFirstColumn="0" w:firstRowLastColumn="0" w:lastRowFirstColumn="0" w:lastRowLastColumn="0"/>
        </w:trPr>
        <w:tc>
          <w:tcPr>
            <w:tcW w:w="2972" w:type="dxa"/>
          </w:tcPr>
          <w:p w14:paraId="4101F311" w14:textId="301C5909"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2020 (COVID-19 Shock)</w:t>
            </w:r>
          </w:p>
        </w:tc>
        <w:tc>
          <w:tcPr>
            <w:tcW w:w="2126" w:type="dxa"/>
          </w:tcPr>
          <w:p w14:paraId="02D69E1C" w14:textId="4A9081BD"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0.2701</w:t>
            </w:r>
          </w:p>
        </w:tc>
        <w:tc>
          <w:tcPr>
            <w:tcW w:w="1560" w:type="dxa"/>
          </w:tcPr>
          <w:p w14:paraId="7E7C3DDB" w14:textId="24CE16D7"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0.7649</w:t>
            </w:r>
          </w:p>
        </w:tc>
        <w:tc>
          <w:tcPr>
            <w:tcW w:w="2692" w:type="dxa"/>
          </w:tcPr>
          <w:p w14:paraId="7F5E08C5" w14:textId="78DE9909" w:rsidR="000D253B" w:rsidRPr="004547CE" w:rsidRDefault="000D253B" w:rsidP="00A44B39">
            <w:pPr>
              <w:spacing w:after="160"/>
              <w:jc w:val="both"/>
              <w:rPr>
                <w:rFonts w:ascii="Calibri" w:hAnsi="Calibri" w:cs="Calibri"/>
                <w:color w:val="000000" w:themeColor="text1"/>
              </w:rPr>
            </w:pPr>
            <w:r w:rsidRPr="004547CE">
              <w:rPr>
                <w:rFonts w:ascii="Calibri" w:hAnsi="Calibri" w:cs="Calibri"/>
                <w:color w:val="000000" w:themeColor="text1"/>
              </w:rPr>
              <w:t>Not Significant</w:t>
            </w:r>
          </w:p>
        </w:tc>
      </w:tr>
    </w:tbl>
    <w:p w14:paraId="3A4C7B16" w14:textId="2324E85C" w:rsidR="00DB4278" w:rsidRPr="004547CE" w:rsidRDefault="00DB4278" w:rsidP="00A44B39">
      <w:pPr>
        <w:pStyle w:val="NormalWeb"/>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 xml:space="preserve">As </w:t>
      </w:r>
      <w:r w:rsidR="00B70B2C" w:rsidRPr="004547CE">
        <w:rPr>
          <w:rFonts w:ascii="Calibri" w:hAnsi="Calibri" w:cs="Calibri"/>
          <w:color w:val="000000" w:themeColor="text1"/>
        </w:rPr>
        <w:fldChar w:fldCharType="begin"/>
      </w:r>
      <w:r w:rsidR="00B70B2C" w:rsidRPr="004547CE">
        <w:rPr>
          <w:rFonts w:ascii="Calibri" w:hAnsi="Calibri" w:cs="Calibri"/>
          <w:color w:val="000000" w:themeColor="text1"/>
        </w:rPr>
        <w:instrText xml:space="preserve"> REF _Ref193226603 </w:instrText>
      </w:r>
      <w:r w:rsidR="002025A9" w:rsidRPr="004547CE">
        <w:rPr>
          <w:rFonts w:ascii="Calibri" w:hAnsi="Calibri" w:cs="Calibri"/>
          <w:color w:val="000000" w:themeColor="text1"/>
        </w:rPr>
        <w:instrText xml:space="preserve"> \* MERGEFORMAT </w:instrText>
      </w:r>
      <w:r w:rsidR="00B70B2C"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8</w:t>
      </w:r>
      <w:r w:rsidR="00B70B2C" w:rsidRPr="004547CE">
        <w:rPr>
          <w:rFonts w:ascii="Calibri" w:hAnsi="Calibri" w:cs="Calibri"/>
          <w:noProof/>
          <w:color w:val="000000" w:themeColor="text1"/>
        </w:rPr>
        <w:fldChar w:fldCharType="end"/>
      </w:r>
      <w:r w:rsidR="00B70B2C" w:rsidRPr="004547CE">
        <w:rPr>
          <w:rStyle w:val="Strong"/>
          <w:rFonts w:ascii="Calibri" w:eastAsiaTheme="majorEastAsia" w:hAnsi="Calibri" w:cs="Calibri"/>
          <w:color w:val="000000" w:themeColor="text1"/>
        </w:rPr>
        <w:t xml:space="preserve"> </w:t>
      </w:r>
      <w:r w:rsidRPr="004547CE">
        <w:rPr>
          <w:rFonts w:ascii="Calibri" w:hAnsi="Calibri" w:cs="Calibri"/>
          <w:color w:val="000000" w:themeColor="text1"/>
        </w:rPr>
        <w:t>shows</w:t>
      </w:r>
      <w:r w:rsidR="00B70B2C" w:rsidRPr="004547CE">
        <w:rPr>
          <w:rFonts w:ascii="Calibri" w:hAnsi="Calibri" w:cs="Calibri"/>
          <w:color w:val="000000" w:themeColor="text1"/>
        </w:rPr>
        <w:t xml:space="preserve">, there are significant structural breaks in 2008 and 2011, indicating that these crises </w:t>
      </w:r>
      <w:r w:rsidR="00D80927">
        <w:rPr>
          <w:rFonts w:ascii="Calibri" w:hAnsi="Calibri" w:cs="Calibri"/>
          <w:color w:val="000000" w:themeColor="text1"/>
        </w:rPr>
        <w:t>paved the way for</w:t>
      </w:r>
      <w:r w:rsidR="00B70B2C" w:rsidRPr="004547CE">
        <w:rPr>
          <w:rFonts w:ascii="Calibri" w:hAnsi="Calibri" w:cs="Calibri"/>
          <w:color w:val="000000" w:themeColor="text1"/>
        </w:rPr>
        <w:t xml:space="preserve"> notable shifts in Switzerland’s NFA trajectory. However, no structural break was detected in 2020 (p = 0.7649), suggesting that the COVID-19 pandemic did not fundamentally alter the long-term trend of NFA accumulation.</w:t>
      </w:r>
    </w:p>
    <w:p w14:paraId="1C0050AB" w14:textId="1287BEE2" w:rsidR="0082311E" w:rsidRPr="004547CE" w:rsidRDefault="00DB4278"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To further investigate, we analyzed the </w:t>
      </w:r>
      <w:r w:rsidRPr="004547CE">
        <w:rPr>
          <w:rStyle w:val="Strong"/>
          <w:rFonts w:ascii="Calibri" w:eastAsiaTheme="majorEastAsia" w:hAnsi="Calibri" w:cs="Calibri"/>
          <w:b w:val="0"/>
          <w:bCs w:val="0"/>
          <w:color w:val="000000" w:themeColor="text1"/>
        </w:rPr>
        <w:t>residual sum of squares (RSS) before and after each breakpoint</w:t>
      </w:r>
      <w:r w:rsidRPr="004547CE">
        <w:rPr>
          <w:rFonts w:ascii="Calibri" w:hAnsi="Calibri" w:cs="Calibri"/>
          <w:color w:val="000000" w:themeColor="text1"/>
        </w:rPr>
        <w:t xml:space="preserve">. </w:t>
      </w:r>
      <w:r w:rsidR="00B70B2C" w:rsidRPr="004547CE">
        <w:rPr>
          <w:rFonts w:ascii="Calibri" w:hAnsi="Calibri" w:cs="Calibri"/>
          <w:color w:val="000000" w:themeColor="text1"/>
        </w:rPr>
        <w:fldChar w:fldCharType="begin"/>
      </w:r>
      <w:r w:rsidR="00B70B2C" w:rsidRPr="004547CE">
        <w:rPr>
          <w:rFonts w:ascii="Calibri" w:hAnsi="Calibri" w:cs="Calibri"/>
          <w:color w:val="000000" w:themeColor="text1"/>
        </w:rPr>
        <w:instrText xml:space="preserve"> REF _Ref193226767 </w:instrText>
      </w:r>
      <w:r w:rsidR="002025A9" w:rsidRPr="004547CE">
        <w:rPr>
          <w:rFonts w:ascii="Calibri" w:hAnsi="Calibri" w:cs="Calibri"/>
          <w:color w:val="000000" w:themeColor="text1"/>
        </w:rPr>
        <w:instrText xml:space="preserve"> \* MERGEFORMAT </w:instrText>
      </w:r>
      <w:r w:rsidR="00B70B2C"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9</w:t>
      </w:r>
      <w:r w:rsidR="00B70B2C" w:rsidRPr="004547CE">
        <w:rPr>
          <w:rFonts w:ascii="Calibri" w:hAnsi="Calibri" w:cs="Calibri"/>
          <w:noProof/>
          <w:color w:val="000000" w:themeColor="text1"/>
        </w:rPr>
        <w:fldChar w:fldCharType="end"/>
      </w:r>
      <w:r w:rsidR="00B70B2C" w:rsidRPr="004547CE">
        <w:rPr>
          <w:rStyle w:val="Strong"/>
          <w:rFonts w:ascii="Calibri" w:eastAsiaTheme="majorEastAsia" w:hAnsi="Calibri" w:cs="Calibri"/>
          <w:color w:val="000000" w:themeColor="text1"/>
        </w:rPr>
        <w:t xml:space="preserve"> </w:t>
      </w:r>
      <w:r w:rsidRPr="004547CE">
        <w:rPr>
          <w:rFonts w:ascii="Calibri" w:hAnsi="Calibri" w:cs="Calibri"/>
          <w:color w:val="000000" w:themeColor="text1"/>
        </w:rPr>
        <w:t>presents the results.</w:t>
      </w:r>
    </w:p>
    <w:p w14:paraId="6431224B" w14:textId="0F089887" w:rsidR="0082311E" w:rsidRPr="004547CE" w:rsidRDefault="0082311E" w:rsidP="00A44B39">
      <w:pPr>
        <w:pStyle w:val="Caption"/>
        <w:keepNext/>
        <w:spacing w:after="160"/>
        <w:jc w:val="both"/>
        <w:rPr>
          <w:rFonts w:ascii="Calibri" w:hAnsi="Calibri" w:cs="Calibri"/>
          <w:color w:val="000000" w:themeColor="text1"/>
          <w:sz w:val="24"/>
          <w:szCs w:val="24"/>
        </w:rPr>
      </w:pPr>
      <w:bookmarkStart w:id="34" w:name="_Ref193226767"/>
      <w:r w:rsidRPr="004547CE">
        <w:rPr>
          <w:rFonts w:ascii="Calibri" w:hAnsi="Calibri" w:cs="Calibri"/>
          <w:color w:val="000000" w:themeColor="text1"/>
          <w:sz w:val="24"/>
          <w:szCs w:val="24"/>
        </w:rPr>
        <w:t xml:space="preserve">Table </w:t>
      </w:r>
      <w:r w:rsidR="008E773B" w:rsidRPr="004547CE">
        <w:rPr>
          <w:rFonts w:ascii="Calibri" w:hAnsi="Calibri" w:cs="Calibri"/>
          <w:color w:val="000000" w:themeColor="text1"/>
          <w:sz w:val="24"/>
          <w:szCs w:val="24"/>
        </w:rPr>
        <w:fldChar w:fldCharType="begin"/>
      </w:r>
      <w:r w:rsidR="008E773B" w:rsidRPr="004547CE">
        <w:rPr>
          <w:rFonts w:ascii="Calibri" w:hAnsi="Calibri" w:cs="Calibri"/>
          <w:color w:val="000000" w:themeColor="text1"/>
          <w:sz w:val="24"/>
          <w:szCs w:val="24"/>
        </w:rPr>
        <w:instrText xml:space="preserve"> SEQ Table \* ARABIC </w:instrText>
      </w:r>
      <w:r w:rsidR="008E773B"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9</w:t>
      </w:r>
      <w:r w:rsidR="008E773B" w:rsidRPr="004547CE">
        <w:rPr>
          <w:rFonts w:ascii="Calibri" w:hAnsi="Calibri" w:cs="Calibri"/>
          <w:noProof/>
          <w:color w:val="000000" w:themeColor="text1"/>
          <w:sz w:val="24"/>
          <w:szCs w:val="24"/>
        </w:rPr>
        <w:fldChar w:fldCharType="end"/>
      </w:r>
      <w:bookmarkEnd w:id="34"/>
      <w:r w:rsidRPr="004547CE">
        <w:rPr>
          <w:rFonts w:ascii="Calibri" w:hAnsi="Calibri" w:cs="Calibri"/>
          <w:color w:val="000000" w:themeColor="text1"/>
          <w:sz w:val="24"/>
          <w:szCs w:val="24"/>
        </w:rPr>
        <w:t xml:space="preserve">: </w:t>
      </w:r>
      <w:r w:rsidR="00353558" w:rsidRPr="004547CE">
        <w:rPr>
          <w:rStyle w:val="Strong"/>
          <w:rFonts w:ascii="Calibri" w:eastAsiaTheme="majorEastAsia" w:hAnsi="Calibri" w:cs="Calibri"/>
          <w:b w:val="0"/>
          <w:bCs w:val="0"/>
          <w:color w:val="000000" w:themeColor="text1"/>
          <w:sz w:val="24"/>
          <w:szCs w:val="24"/>
        </w:rPr>
        <w:t>RSS</w:t>
      </w:r>
      <w:r w:rsidRPr="004547CE">
        <w:rPr>
          <w:rStyle w:val="Strong"/>
          <w:rFonts w:ascii="Calibri" w:eastAsiaTheme="majorEastAsia" w:hAnsi="Calibri" w:cs="Calibri"/>
          <w:b w:val="0"/>
          <w:bCs w:val="0"/>
          <w:color w:val="000000" w:themeColor="text1"/>
          <w:sz w:val="24"/>
          <w:szCs w:val="24"/>
        </w:rPr>
        <w:t xml:space="preserve"> </w:t>
      </w:r>
      <w:r w:rsidR="009E0459">
        <w:rPr>
          <w:rStyle w:val="Strong"/>
          <w:rFonts w:ascii="Calibri" w:eastAsiaTheme="majorEastAsia" w:hAnsi="Calibri" w:cs="Calibri"/>
          <w:b w:val="0"/>
          <w:bCs w:val="0"/>
          <w:color w:val="000000" w:themeColor="text1"/>
          <w:sz w:val="24"/>
          <w:szCs w:val="24"/>
        </w:rPr>
        <w:t>b</w:t>
      </w:r>
      <w:r w:rsidRPr="004547CE">
        <w:rPr>
          <w:rStyle w:val="Strong"/>
          <w:rFonts w:ascii="Calibri" w:eastAsiaTheme="majorEastAsia" w:hAnsi="Calibri" w:cs="Calibri"/>
          <w:b w:val="0"/>
          <w:bCs w:val="0"/>
          <w:color w:val="000000" w:themeColor="text1"/>
          <w:sz w:val="24"/>
          <w:szCs w:val="24"/>
        </w:rPr>
        <w:t xml:space="preserve">efore and </w:t>
      </w:r>
      <w:r w:rsidR="009E0459">
        <w:rPr>
          <w:rStyle w:val="Strong"/>
          <w:rFonts w:ascii="Calibri" w:eastAsiaTheme="majorEastAsia" w:hAnsi="Calibri" w:cs="Calibri"/>
          <w:b w:val="0"/>
          <w:bCs w:val="0"/>
          <w:color w:val="000000" w:themeColor="text1"/>
          <w:sz w:val="24"/>
          <w:szCs w:val="24"/>
        </w:rPr>
        <w:t>a</w:t>
      </w:r>
      <w:r w:rsidRPr="004547CE">
        <w:rPr>
          <w:rStyle w:val="Strong"/>
          <w:rFonts w:ascii="Calibri" w:eastAsiaTheme="majorEastAsia" w:hAnsi="Calibri" w:cs="Calibri"/>
          <w:b w:val="0"/>
          <w:bCs w:val="0"/>
          <w:color w:val="000000" w:themeColor="text1"/>
          <w:sz w:val="24"/>
          <w:szCs w:val="24"/>
        </w:rPr>
        <w:t xml:space="preserve">fter </w:t>
      </w:r>
      <w:r w:rsidR="009E0459">
        <w:rPr>
          <w:rStyle w:val="Strong"/>
          <w:rFonts w:ascii="Calibri" w:eastAsiaTheme="majorEastAsia" w:hAnsi="Calibri" w:cs="Calibri"/>
          <w:b w:val="0"/>
          <w:bCs w:val="0"/>
          <w:color w:val="000000" w:themeColor="text1"/>
          <w:sz w:val="24"/>
          <w:szCs w:val="24"/>
        </w:rPr>
        <w:t>b</w:t>
      </w:r>
      <w:r w:rsidRPr="004547CE">
        <w:rPr>
          <w:rStyle w:val="Strong"/>
          <w:rFonts w:ascii="Calibri" w:eastAsiaTheme="majorEastAsia" w:hAnsi="Calibri" w:cs="Calibri"/>
          <w:b w:val="0"/>
          <w:bCs w:val="0"/>
          <w:color w:val="000000" w:themeColor="text1"/>
          <w:sz w:val="24"/>
          <w:szCs w:val="24"/>
        </w:rPr>
        <w:t>reakpoints</w:t>
      </w:r>
    </w:p>
    <w:tbl>
      <w:tblPr>
        <w:tblStyle w:val="PlainTable1"/>
        <w:tblW w:w="0" w:type="auto"/>
        <w:tblLook w:val="04A0" w:firstRow="1" w:lastRow="0" w:firstColumn="1" w:lastColumn="0" w:noHBand="0" w:noVBand="1"/>
      </w:tblPr>
      <w:tblGrid>
        <w:gridCol w:w="2689"/>
        <w:gridCol w:w="1949"/>
        <w:gridCol w:w="2294"/>
        <w:gridCol w:w="2034"/>
      </w:tblGrid>
      <w:tr w:rsidR="004547CE" w:rsidRPr="004547CE" w14:paraId="412BBFA6" w14:textId="77777777" w:rsidTr="00D80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3A12F937" w14:textId="77777777" w:rsidR="00844E90" w:rsidRPr="00D80927" w:rsidRDefault="00844E90" w:rsidP="00A44B39">
            <w:pPr>
              <w:spacing w:after="160"/>
              <w:jc w:val="both"/>
              <w:rPr>
                <w:rFonts w:ascii="Calibri" w:hAnsi="Calibri" w:cs="Calibri"/>
                <w:b w:val="0"/>
                <w:bCs w:val="0"/>
                <w:color w:val="000000" w:themeColor="text1"/>
              </w:rPr>
            </w:pPr>
            <w:r w:rsidRPr="00D80927">
              <w:rPr>
                <w:rStyle w:val="Strong"/>
                <w:rFonts w:ascii="Calibri" w:eastAsiaTheme="majorEastAsia" w:hAnsi="Calibri" w:cs="Calibri"/>
                <w:b/>
                <w:bCs/>
                <w:color w:val="000000" w:themeColor="text1"/>
              </w:rPr>
              <w:t>Breakpoint Year</w:t>
            </w:r>
          </w:p>
        </w:tc>
        <w:tc>
          <w:tcPr>
            <w:tcW w:w="1949" w:type="dxa"/>
            <w:hideMark/>
          </w:tcPr>
          <w:p w14:paraId="67018424" w14:textId="77777777" w:rsidR="00493B60" w:rsidRPr="00D80927" w:rsidRDefault="00844E90" w:rsidP="00A44B39">
            <w:pPr>
              <w:spacing w:after="160"/>
              <w:jc w:val="both"/>
              <w:cnfStyle w:val="100000000000" w:firstRow="1" w:lastRow="0" w:firstColumn="0" w:lastColumn="0" w:oddVBand="0" w:evenVBand="0" w:oddHBand="0" w:evenHBand="0" w:firstRowFirstColumn="0" w:firstRowLastColumn="0" w:lastRowFirstColumn="0" w:lastRowLastColumn="0"/>
              <w:rPr>
                <w:rStyle w:val="Strong"/>
                <w:rFonts w:ascii="Calibri" w:eastAsiaTheme="majorEastAsia" w:hAnsi="Calibri" w:cs="Calibri"/>
                <w:b/>
                <w:bCs/>
                <w:color w:val="000000" w:themeColor="text1"/>
              </w:rPr>
            </w:pPr>
            <w:r w:rsidRPr="00D80927">
              <w:rPr>
                <w:rStyle w:val="Strong"/>
                <w:rFonts w:ascii="Calibri" w:eastAsiaTheme="majorEastAsia" w:hAnsi="Calibri" w:cs="Calibri"/>
                <w:b/>
                <w:bCs/>
                <w:color w:val="000000" w:themeColor="text1"/>
              </w:rPr>
              <w:t xml:space="preserve">RSS </w:t>
            </w:r>
          </w:p>
          <w:p w14:paraId="04EF942B" w14:textId="63E5191E" w:rsidR="00844E90" w:rsidRPr="00D80927" w:rsidRDefault="00844E90"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D80927">
              <w:rPr>
                <w:rStyle w:val="Strong"/>
                <w:rFonts w:ascii="Calibri" w:eastAsiaTheme="majorEastAsia" w:hAnsi="Calibri" w:cs="Calibri"/>
                <w:b/>
                <w:bCs/>
                <w:color w:val="000000" w:themeColor="text1"/>
              </w:rPr>
              <w:t>(Full Sample)</w:t>
            </w:r>
          </w:p>
        </w:tc>
        <w:tc>
          <w:tcPr>
            <w:tcW w:w="2294" w:type="dxa"/>
            <w:hideMark/>
          </w:tcPr>
          <w:p w14:paraId="490CA7AC" w14:textId="77777777" w:rsidR="00493B60" w:rsidRPr="00D80927" w:rsidRDefault="00844E90" w:rsidP="00A44B39">
            <w:pPr>
              <w:spacing w:after="160"/>
              <w:jc w:val="both"/>
              <w:cnfStyle w:val="100000000000" w:firstRow="1" w:lastRow="0" w:firstColumn="0" w:lastColumn="0" w:oddVBand="0" w:evenVBand="0" w:oddHBand="0" w:evenHBand="0" w:firstRowFirstColumn="0" w:firstRowLastColumn="0" w:lastRowFirstColumn="0" w:lastRowLastColumn="0"/>
              <w:rPr>
                <w:rStyle w:val="Strong"/>
                <w:rFonts w:ascii="Calibri" w:eastAsiaTheme="majorEastAsia" w:hAnsi="Calibri" w:cs="Calibri"/>
                <w:b/>
                <w:bCs/>
                <w:color w:val="000000" w:themeColor="text1"/>
              </w:rPr>
            </w:pPr>
            <w:r w:rsidRPr="00D80927">
              <w:rPr>
                <w:rStyle w:val="Strong"/>
                <w:rFonts w:ascii="Calibri" w:eastAsiaTheme="majorEastAsia" w:hAnsi="Calibri" w:cs="Calibri"/>
                <w:b/>
                <w:bCs/>
                <w:color w:val="000000" w:themeColor="text1"/>
              </w:rPr>
              <w:t xml:space="preserve">RSS </w:t>
            </w:r>
          </w:p>
          <w:p w14:paraId="7613D949" w14:textId="2A34DCF0" w:rsidR="00844E90" w:rsidRPr="00D80927" w:rsidRDefault="00844E90"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D80927">
              <w:rPr>
                <w:rStyle w:val="Strong"/>
                <w:rFonts w:ascii="Calibri" w:eastAsiaTheme="majorEastAsia" w:hAnsi="Calibri" w:cs="Calibri"/>
                <w:b/>
                <w:bCs/>
                <w:color w:val="000000" w:themeColor="text1"/>
              </w:rPr>
              <w:t>(Before Breakpoint)</w:t>
            </w:r>
          </w:p>
        </w:tc>
        <w:tc>
          <w:tcPr>
            <w:tcW w:w="0" w:type="auto"/>
            <w:hideMark/>
          </w:tcPr>
          <w:p w14:paraId="7F383F87" w14:textId="77777777" w:rsidR="00493B60" w:rsidRPr="00D80927" w:rsidRDefault="00844E90" w:rsidP="00A44B39">
            <w:pPr>
              <w:spacing w:after="160"/>
              <w:jc w:val="both"/>
              <w:cnfStyle w:val="100000000000" w:firstRow="1" w:lastRow="0" w:firstColumn="0" w:lastColumn="0" w:oddVBand="0" w:evenVBand="0" w:oddHBand="0" w:evenHBand="0" w:firstRowFirstColumn="0" w:firstRowLastColumn="0" w:lastRowFirstColumn="0" w:lastRowLastColumn="0"/>
              <w:rPr>
                <w:rStyle w:val="Strong"/>
                <w:rFonts w:ascii="Calibri" w:eastAsiaTheme="majorEastAsia" w:hAnsi="Calibri" w:cs="Calibri"/>
                <w:b/>
                <w:bCs/>
                <w:color w:val="000000" w:themeColor="text1"/>
              </w:rPr>
            </w:pPr>
            <w:r w:rsidRPr="00D80927">
              <w:rPr>
                <w:rStyle w:val="Strong"/>
                <w:rFonts w:ascii="Calibri" w:eastAsiaTheme="majorEastAsia" w:hAnsi="Calibri" w:cs="Calibri"/>
                <w:b/>
                <w:bCs/>
                <w:color w:val="000000" w:themeColor="text1"/>
              </w:rPr>
              <w:t xml:space="preserve">RSS </w:t>
            </w:r>
          </w:p>
          <w:p w14:paraId="7283B10A" w14:textId="05894C14" w:rsidR="00844E90" w:rsidRPr="00D80927" w:rsidRDefault="00844E90"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D80927">
              <w:rPr>
                <w:rStyle w:val="Strong"/>
                <w:rFonts w:ascii="Calibri" w:eastAsiaTheme="majorEastAsia" w:hAnsi="Calibri" w:cs="Calibri"/>
                <w:b/>
                <w:bCs/>
                <w:color w:val="000000" w:themeColor="text1"/>
              </w:rPr>
              <w:t>(After Breakpoint)</w:t>
            </w:r>
          </w:p>
        </w:tc>
      </w:tr>
      <w:tr w:rsidR="004547CE" w:rsidRPr="004547CE" w14:paraId="2D1C96F5" w14:textId="77777777" w:rsidTr="00D80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41640" w14:textId="7A840456" w:rsidR="00844E90" w:rsidRPr="004547CE" w:rsidRDefault="00844E90" w:rsidP="00A44B39">
            <w:pPr>
              <w:spacing w:after="160"/>
              <w:jc w:val="both"/>
              <w:rPr>
                <w:rFonts w:ascii="Calibri" w:hAnsi="Calibri" w:cs="Calibri"/>
                <w:b w:val="0"/>
                <w:bCs w:val="0"/>
                <w:color w:val="000000" w:themeColor="text1"/>
              </w:rPr>
            </w:pPr>
            <w:r w:rsidRPr="004547CE">
              <w:rPr>
                <w:rStyle w:val="Strong"/>
                <w:rFonts w:ascii="Calibri" w:eastAsiaTheme="majorEastAsia" w:hAnsi="Calibri" w:cs="Calibri"/>
                <w:color w:val="000000" w:themeColor="text1"/>
              </w:rPr>
              <w:t xml:space="preserve">2008 </w:t>
            </w:r>
            <w:r w:rsidR="00493B60" w:rsidRPr="004547CE">
              <w:rPr>
                <w:rStyle w:val="Strong"/>
                <w:rFonts w:ascii="Calibri" w:eastAsiaTheme="majorEastAsia" w:hAnsi="Calibri" w:cs="Calibri"/>
                <w:color w:val="000000" w:themeColor="text1"/>
              </w:rPr>
              <w:t xml:space="preserve">– </w:t>
            </w:r>
            <w:r w:rsidRPr="004547CE">
              <w:rPr>
                <w:rStyle w:val="Strong"/>
                <w:rFonts w:ascii="Calibri" w:eastAsiaTheme="majorEastAsia" w:hAnsi="Calibri" w:cs="Calibri"/>
                <w:color w:val="000000" w:themeColor="text1"/>
              </w:rPr>
              <w:t>Financial Crisis</w:t>
            </w:r>
          </w:p>
        </w:tc>
        <w:tc>
          <w:tcPr>
            <w:tcW w:w="1949" w:type="dxa"/>
            <w:hideMark/>
          </w:tcPr>
          <w:p w14:paraId="08B67204" w14:textId="77777777" w:rsidR="00844E90" w:rsidRPr="004547CE" w:rsidRDefault="00844E90"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Style w:val="Strong"/>
                <w:rFonts w:ascii="Calibri" w:eastAsiaTheme="majorEastAsia" w:hAnsi="Calibri" w:cs="Calibri"/>
                <w:b w:val="0"/>
                <w:bCs w:val="0"/>
                <w:color w:val="000000" w:themeColor="text1"/>
              </w:rPr>
              <w:t>226.13B</w:t>
            </w:r>
          </w:p>
        </w:tc>
        <w:tc>
          <w:tcPr>
            <w:tcW w:w="2294" w:type="dxa"/>
            <w:hideMark/>
          </w:tcPr>
          <w:p w14:paraId="5A40B1FB" w14:textId="77777777" w:rsidR="00844E90" w:rsidRPr="004547CE" w:rsidRDefault="00844E90"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Style w:val="Strong"/>
                <w:rFonts w:ascii="Calibri" w:eastAsiaTheme="majorEastAsia" w:hAnsi="Calibri" w:cs="Calibri"/>
                <w:b w:val="0"/>
                <w:bCs w:val="0"/>
                <w:color w:val="000000" w:themeColor="text1"/>
              </w:rPr>
              <w:t>31.89B</w:t>
            </w:r>
          </w:p>
        </w:tc>
        <w:tc>
          <w:tcPr>
            <w:tcW w:w="0" w:type="auto"/>
            <w:hideMark/>
          </w:tcPr>
          <w:p w14:paraId="7EF8E2AA" w14:textId="77777777" w:rsidR="00844E90" w:rsidRPr="004547CE" w:rsidRDefault="00844E90"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Style w:val="Strong"/>
                <w:rFonts w:ascii="Calibri" w:eastAsiaTheme="majorEastAsia" w:hAnsi="Calibri" w:cs="Calibri"/>
                <w:b w:val="0"/>
                <w:bCs w:val="0"/>
                <w:color w:val="000000" w:themeColor="text1"/>
              </w:rPr>
              <w:t>118.58B</w:t>
            </w:r>
          </w:p>
        </w:tc>
      </w:tr>
      <w:tr w:rsidR="004547CE" w:rsidRPr="004547CE" w14:paraId="7B48E35F" w14:textId="77777777" w:rsidTr="00D80927">
        <w:tc>
          <w:tcPr>
            <w:cnfStyle w:val="001000000000" w:firstRow="0" w:lastRow="0" w:firstColumn="1" w:lastColumn="0" w:oddVBand="0" w:evenVBand="0" w:oddHBand="0" w:evenHBand="0" w:firstRowFirstColumn="0" w:firstRowLastColumn="0" w:lastRowFirstColumn="0" w:lastRowLastColumn="0"/>
            <w:tcW w:w="0" w:type="auto"/>
            <w:hideMark/>
          </w:tcPr>
          <w:p w14:paraId="3CD810F1" w14:textId="6159CDD2" w:rsidR="00844E90" w:rsidRPr="004547CE" w:rsidRDefault="00844E90" w:rsidP="00A44B39">
            <w:pPr>
              <w:spacing w:after="160"/>
              <w:jc w:val="both"/>
              <w:rPr>
                <w:rFonts w:ascii="Calibri" w:hAnsi="Calibri" w:cs="Calibri"/>
                <w:b w:val="0"/>
                <w:bCs w:val="0"/>
                <w:color w:val="000000" w:themeColor="text1"/>
              </w:rPr>
            </w:pPr>
            <w:r w:rsidRPr="004547CE">
              <w:rPr>
                <w:rStyle w:val="Strong"/>
                <w:rFonts w:ascii="Calibri" w:eastAsiaTheme="majorEastAsia" w:hAnsi="Calibri" w:cs="Calibri"/>
                <w:color w:val="000000" w:themeColor="text1"/>
              </w:rPr>
              <w:t xml:space="preserve">2011 </w:t>
            </w:r>
            <w:r w:rsidR="00493B60" w:rsidRPr="004547CE">
              <w:rPr>
                <w:rStyle w:val="Strong"/>
                <w:rFonts w:ascii="Calibri" w:eastAsiaTheme="majorEastAsia" w:hAnsi="Calibri" w:cs="Calibri"/>
                <w:color w:val="000000" w:themeColor="text1"/>
              </w:rPr>
              <w:t xml:space="preserve">– </w:t>
            </w:r>
            <w:r w:rsidRPr="004547CE">
              <w:rPr>
                <w:rStyle w:val="Strong"/>
                <w:rFonts w:ascii="Calibri" w:eastAsiaTheme="majorEastAsia" w:hAnsi="Calibri" w:cs="Calibri"/>
                <w:color w:val="000000" w:themeColor="text1"/>
              </w:rPr>
              <w:t>Eurozone Crisis</w:t>
            </w:r>
          </w:p>
        </w:tc>
        <w:tc>
          <w:tcPr>
            <w:tcW w:w="1949" w:type="dxa"/>
            <w:hideMark/>
          </w:tcPr>
          <w:p w14:paraId="480EC285" w14:textId="77777777" w:rsidR="00844E90" w:rsidRPr="004547CE" w:rsidRDefault="00844E90"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Style w:val="Strong"/>
                <w:rFonts w:ascii="Calibri" w:eastAsiaTheme="majorEastAsia" w:hAnsi="Calibri" w:cs="Calibri"/>
                <w:b w:val="0"/>
                <w:bCs w:val="0"/>
                <w:color w:val="000000" w:themeColor="text1"/>
              </w:rPr>
              <w:t>226.13B</w:t>
            </w:r>
          </w:p>
        </w:tc>
        <w:tc>
          <w:tcPr>
            <w:tcW w:w="2294" w:type="dxa"/>
            <w:hideMark/>
          </w:tcPr>
          <w:p w14:paraId="79494167" w14:textId="77777777" w:rsidR="00844E90" w:rsidRPr="004547CE" w:rsidRDefault="00844E90"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Style w:val="Strong"/>
                <w:rFonts w:ascii="Calibri" w:eastAsiaTheme="majorEastAsia" w:hAnsi="Calibri" w:cs="Calibri"/>
                <w:b w:val="0"/>
                <w:bCs w:val="0"/>
                <w:color w:val="000000" w:themeColor="text1"/>
              </w:rPr>
              <w:t>33.41B</w:t>
            </w:r>
          </w:p>
        </w:tc>
        <w:tc>
          <w:tcPr>
            <w:tcW w:w="0" w:type="auto"/>
            <w:hideMark/>
          </w:tcPr>
          <w:p w14:paraId="0A5F0B80" w14:textId="77777777" w:rsidR="00844E90" w:rsidRPr="004547CE" w:rsidRDefault="00844E90"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Style w:val="Strong"/>
                <w:rFonts w:ascii="Calibri" w:eastAsiaTheme="majorEastAsia" w:hAnsi="Calibri" w:cs="Calibri"/>
                <w:b w:val="0"/>
                <w:bCs w:val="0"/>
                <w:color w:val="000000" w:themeColor="text1"/>
              </w:rPr>
              <w:t>98.48B</w:t>
            </w:r>
          </w:p>
        </w:tc>
      </w:tr>
      <w:tr w:rsidR="004547CE" w:rsidRPr="004547CE" w14:paraId="75C03174" w14:textId="77777777" w:rsidTr="00D80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47A45B" w14:textId="209B58E7" w:rsidR="00844E90" w:rsidRPr="004547CE" w:rsidRDefault="00844E90" w:rsidP="00A44B39">
            <w:pPr>
              <w:spacing w:after="160"/>
              <w:jc w:val="both"/>
              <w:rPr>
                <w:rFonts w:ascii="Calibri" w:hAnsi="Calibri" w:cs="Calibri"/>
                <w:b w:val="0"/>
                <w:bCs w:val="0"/>
                <w:color w:val="000000" w:themeColor="text1"/>
              </w:rPr>
            </w:pPr>
            <w:r w:rsidRPr="004547CE">
              <w:rPr>
                <w:rStyle w:val="Strong"/>
                <w:rFonts w:ascii="Calibri" w:eastAsiaTheme="majorEastAsia" w:hAnsi="Calibri" w:cs="Calibri"/>
                <w:color w:val="000000" w:themeColor="text1"/>
              </w:rPr>
              <w:t xml:space="preserve">2020 </w:t>
            </w:r>
            <w:r w:rsidR="00493B60" w:rsidRPr="004547CE">
              <w:rPr>
                <w:rStyle w:val="Strong"/>
                <w:rFonts w:ascii="Calibri" w:eastAsiaTheme="majorEastAsia" w:hAnsi="Calibri" w:cs="Calibri"/>
                <w:color w:val="000000" w:themeColor="text1"/>
              </w:rPr>
              <w:t xml:space="preserve">– </w:t>
            </w:r>
            <w:r w:rsidRPr="004547CE">
              <w:rPr>
                <w:rStyle w:val="Strong"/>
                <w:rFonts w:ascii="Calibri" w:eastAsiaTheme="majorEastAsia" w:hAnsi="Calibri" w:cs="Calibri"/>
                <w:color w:val="000000" w:themeColor="text1"/>
              </w:rPr>
              <w:t>COVID</w:t>
            </w:r>
            <w:r w:rsidR="00493B60" w:rsidRPr="004547CE">
              <w:rPr>
                <w:rStyle w:val="Strong"/>
                <w:rFonts w:ascii="Calibri" w:eastAsiaTheme="majorEastAsia" w:hAnsi="Calibri" w:cs="Calibri"/>
                <w:color w:val="000000" w:themeColor="text1"/>
              </w:rPr>
              <w:t xml:space="preserve"> </w:t>
            </w:r>
            <w:r w:rsidRPr="004547CE">
              <w:rPr>
                <w:rStyle w:val="Strong"/>
                <w:rFonts w:ascii="Calibri" w:eastAsiaTheme="majorEastAsia" w:hAnsi="Calibri" w:cs="Calibri"/>
                <w:color w:val="000000" w:themeColor="text1"/>
              </w:rPr>
              <w:t>19</w:t>
            </w:r>
          </w:p>
        </w:tc>
        <w:tc>
          <w:tcPr>
            <w:tcW w:w="1949" w:type="dxa"/>
            <w:hideMark/>
          </w:tcPr>
          <w:p w14:paraId="7578FFA9" w14:textId="77777777" w:rsidR="00844E90" w:rsidRPr="004547CE" w:rsidRDefault="00844E90"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Style w:val="Strong"/>
                <w:rFonts w:ascii="Calibri" w:eastAsiaTheme="majorEastAsia" w:hAnsi="Calibri" w:cs="Calibri"/>
                <w:b w:val="0"/>
                <w:bCs w:val="0"/>
                <w:color w:val="000000" w:themeColor="text1"/>
              </w:rPr>
              <w:t>226.13B</w:t>
            </w:r>
          </w:p>
        </w:tc>
        <w:tc>
          <w:tcPr>
            <w:tcW w:w="2294" w:type="dxa"/>
            <w:hideMark/>
          </w:tcPr>
          <w:p w14:paraId="3DF4F6F9" w14:textId="77777777" w:rsidR="00844E90" w:rsidRPr="004547CE" w:rsidRDefault="00844E90"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Style w:val="Strong"/>
                <w:rFonts w:ascii="Calibri" w:eastAsiaTheme="majorEastAsia" w:hAnsi="Calibri" w:cs="Calibri"/>
                <w:b w:val="0"/>
                <w:bCs w:val="0"/>
                <w:color w:val="000000" w:themeColor="text1"/>
              </w:rPr>
              <w:t>219.88B</w:t>
            </w:r>
          </w:p>
        </w:tc>
        <w:tc>
          <w:tcPr>
            <w:tcW w:w="0" w:type="auto"/>
            <w:hideMark/>
          </w:tcPr>
          <w:p w14:paraId="79B37C9B" w14:textId="77777777" w:rsidR="00844E90" w:rsidRPr="004547CE" w:rsidRDefault="00844E90"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Style w:val="Strong"/>
                <w:rFonts w:ascii="Calibri" w:eastAsiaTheme="majorEastAsia" w:hAnsi="Calibri" w:cs="Calibri"/>
                <w:b w:val="0"/>
                <w:bCs w:val="0"/>
                <w:color w:val="000000" w:themeColor="text1"/>
              </w:rPr>
              <w:t>2.81B</w:t>
            </w:r>
          </w:p>
        </w:tc>
      </w:tr>
    </w:tbl>
    <w:p w14:paraId="068946CC" w14:textId="1AE14C3E" w:rsidR="00B70B2C" w:rsidRPr="004547CE" w:rsidRDefault="00FE25C4" w:rsidP="00A44B39">
      <w:pPr>
        <w:pStyle w:val="NormalWeb"/>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 xml:space="preserve">For 2008 and 2011, </w:t>
      </w:r>
      <w:r w:rsidR="00353558" w:rsidRPr="004547CE">
        <w:rPr>
          <w:rFonts w:ascii="Calibri" w:hAnsi="Calibri" w:cs="Calibri"/>
          <w:color w:val="000000" w:themeColor="text1"/>
        </w:rPr>
        <w:t>RSS</w:t>
      </w:r>
      <w:r w:rsidRPr="004547CE">
        <w:rPr>
          <w:rFonts w:ascii="Calibri" w:hAnsi="Calibri" w:cs="Calibri"/>
          <w:color w:val="000000" w:themeColor="text1"/>
        </w:rPr>
        <w:t xml:space="preserve"> values decline markedly, indicating that incorporating breakpoints enhances model fit</w:t>
      </w:r>
      <w:r w:rsidR="00917BB0">
        <w:rPr>
          <w:rFonts w:ascii="Calibri" w:hAnsi="Calibri" w:cs="Calibri"/>
          <w:color w:val="000000" w:themeColor="text1"/>
        </w:rPr>
        <w:t xml:space="preserve">, </w:t>
      </w:r>
      <w:r w:rsidRPr="004547CE">
        <w:rPr>
          <w:rFonts w:ascii="Calibri" w:hAnsi="Calibri" w:cs="Calibri"/>
          <w:color w:val="000000" w:themeColor="text1"/>
        </w:rPr>
        <w:t>confirming structural breaks. Although the 2020 Chow test does not yield statistical significance, the RSS drop (from 219.88B to 2.81B) suggests a notable reduction in NFA volatility following the pandemic</w:t>
      </w:r>
      <w:r w:rsidR="00353558" w:rsidRPr="004547CE">
        <w:rPr>
          <w:rFonts w:ascii="Calibri" w:hAnsi="Calibri" w:cs="Calibri"/>
          <w:color w:val="000000" w:themeColor="text1"/>
        </w:rPr>
        <w:t>.</w:t>
      </w:r>
    </w:p>
    <w:p w14:paraId="71FEF307" w14:textId="2E1E2013" w:rsidR="00844E90" w:rsidRPr="004547CE" w:rsidRDefault="00B70B2C" w:rsidP="00A44B39">
      <w:pPr>
        <w:pStyle w:val="NormalWeb"/>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 xml:space="preserve">This reduction in volatility may reflect the effects of policy interventions or broader economic adjustments that stabilized foreign asset accumulation in response to the crisis. To visualize these disruptions, we estimated separate linear trend models before and after each identified breakpoint. </w:t>
      </w:r>
      <w:r w:rsidRPr="004547CE">
        <w:rPr>
          <w:rStyle w:val="Strong"/>
          <w:rFonts w:ascii="Calibri" w:eastAsiaTheme="majorEastAsia" w:hAnsi="Calibri" w:cs="Calibri"/>
          <w:color w:val="000000" w:themeColor="text1"/>
        </w:rPr>
        <w:fldChar w:fldCharType="begin"/>
      </w:r>
      <w:r w:rsidRPr="004547CE">
        <w:rPr>
          <w:rFonts w:ascii="Calibri" w:hAnsi="Calibri" w:cs="Calibri"/>
          <w:color w:val="000000" w:themeColor="text1"/>
        </w:rPr>
        <w:instrText xml:space="preserve"> REF _Ref193226804 </w:instrText>
      </w:r>
      <w:r w:rsidR="002025A9" w:rsidRPr="004547CE">
        <w:rPr>
          <w:rFonts w:ascii="Calibri" w:hAnsi="Calibri" w:cs="Calibri"/>
          <w:color w:val="000000" w:themeColor="text1"/>
        </w:rPr>
        <w:instrText xml:space="preserve"> \* MERGEFORMAT </w:instrText>
      </w:r>
      <w:r w:rsidRPr="004547CE">
        <w:rPr>
          <w:rStyle w:val="Strong"/>
          <w:rFonts w:ascii="Calibri" w:eastAsiaTheme="majorEastAsia" w:hAnsi="Calibri" w:cs="Calibri"/>
          <w:color w:val="000000" w:themeColor="text1"/>
        </w:rPr>
        <w:fldChar w:fldCharType="separate"/>
      </w:r>
      <w:r w:rsidR="004547CE" w:rsidRPr="004547CE">
        <w:rPr>
          <w:rFonts w:ascii="Calibri" w:hAnsi="Calibri" w:cs="Calibri"/>
          <w:color w:val="000000" w:themeColor="text1"/>
        </w:rPr>
        <w:t xml:space="preserve">Figure </w:t>
      </w:r>
      <w:r w:rsidR="004547CE">
        <w:rPr>
          <w:rFonts w:ascii="Calibri" w:hAnsi="Calibri" w:cs="Calibri"/>
          <w:noProof/>
          <w:color w:val="000000" w:themeColor="text1"/>
        </w:rPr>
        <w:t>5</w:t>
      </w:r>
      <w:r w:rsidRPr="004547CE">
        <w:rPr>
          <w:rStyle w:val="Strong"/>
          <w:rFonts w:ascii="Calibri" w:eastAsiaTheme="majorEastAsia" w:hAnsi="Calibri" w:cs="Calibri"/>
          <w:color w:val="000000" w:themeColor="text1"/>
        </w:rPr>
        <w:fldChar w:fldCharType="end"/>
      </w:r>
      <w:r w:rsidRPr="004547CE">
        <w:rPr>
          <w:rStyle w:val="Strong"/>
          <w:rFonts w:ascii="Calibri" w:eastAsiaTheme="majorEastAsia" w:hAnsi="Calibri" w:cs="Calibri"/>
          <w:color w:val="000000" w:themeColor="text1"/>
        </w:rPr>
        <w:t xml:space="preserve"> </w:t>
      </w:r>
      <w:r w:rsidR="00DB4278" w:rsidRPr="004547CE">
        <w:rPr>
          <w:rFonts w:ascii="Calibri" w:hAnsi="Calibri" w:cs="Calibri"/>
          <w:color w:val="000000" w:themeColor="text1"/>
        </w:rPr>
        <w:t>illustrates the results:</w:t>
      </w:r>
    </w:p>
    <w:p w14:paraId="50DCFB7F" w14:textId="4E2DB131" w:rsidR="001B758D" w:rsidRPr="004547CE" w:rsidRDefault="001B758D">
      <w:pPr>
        <w:pStyle w:val="ListParagraph"/>
        <w:numPr>
          <w:ilvl w:val="0"/>
          <w:numId w:val="2"/>
        </w:numPr>
        <w:spacing w:after="160"/>
        <w:jc w:val="both"/>
        <w:rPr>
          <w:rFonts w:ascii="Calibri" w:hAnsi="Calibri" w:cs="Calibri"/>
          <w:color w:val="000000" w:themeColor="text1"/>
        </w:rPr>
      </w:pPr>
      <w:r w:rsidRPr="004547CE">
        <w:rPr>
          <w:rFonts w:ascii="Calibri" w:hAnsi="Calibri" w:cs="Calibri"/>
          <w:b/>
          <w:bCs/>
          <w:color w:val="000000" w:themeColor="text1"/>
        </w:rPr>
        <w:t>2008 Financial Crisis</w:t>
      </w:r>
      <w:r w:rsidRPr="004547CE">
        <w:rPr>
          <w:rFonts w:ascii="Calibri" w:hAnsi="Calibri" w:cs="Calibri"/>
          <w:color w:val="000000" w:themeColor="text1"/>
        </w:rPr>
        <w:t xml:space="preserve"> (Left Panel): </w:t>
      </w:r>
      <w:r w:rsidR="00B70B2C" w:rsidRPr="004547CE">
        <w:rPr>
          <w:rFonts w:ascii="Calibri" w:hAnsi="Calibri" w:cs="Calibri"/>
          <w:color w:val="000000" w:themeColor="text1"/>
        </w:rPr>
        <w:t>The pre-crisis trend (blue line) shows strong NFA growth, which slows significantly in the post-crisis period (red line). This aligns with the broader literature indicating a contraction in global capital flows following the financial crisis.</w:t>
      </w:r>
    </w:p>
    <w:p w14:paraId="48A92A4D" w14:textId="77777777" w:rsidR="001B758D" w:rsidRPr="004547CE" w:rsidRDefault="001B758D">
      <w:pPr>
        <w:numPr>
          <w:ilvl w:val="0"/>
          <w:numId w:val="2"/>
        </w:numPr>
        <w:spacing w:after="160"/>
        <w:jc w:val="both"/>
        <w:rPr>
          <w:rFonts w:ascii="Calibri" w:hAnsi="Calibri" w:cs="Calibri"/>
          <w:color w:val="000000" w:themeColor="text1"/>
        </w:rPr>
      </w:pPr>
      <w:r w:rsidRPr="004547CE">
        <w:rPr>
          <w:rFonts w:ascii="Calibri" w:hAnsi="Calibri" w:cs="Calibri"/>
          <w:b/>
          <w:bCs/>
          <w:color w:val="000000" w:themeColor="text1"/>
        </w:rPr>
        <w:t>2011 Eurozone Crisis</w:t>
      </w:r>
      <w:r w:rsidRPr="004547CE">
        <w:rPr>
          <w:rFonts w:ascii="Calibri" w:hAnsi="Calibri" w:cs="Calibri"/>
          <w:color w:val="000000" w:themeColor="text1"/>
        </w:rPr>
        <w:t xml:space="preserve"> (Middle Panel): A similar pattern emerges, with a sharp decline in NFA accumulation post-crisis. The Swiss economy, often seen as a financial </w:t>
      </w:r>
      <w:proofErr w:type="gramStart"/>
      <w:r w:rsidRPr="004547CE">
        <w:rPr>
          <w:rFonts w:ascii="Calibri" w:hAnsi="Calibri" w:cs="Calibri"/>
          <w:color w:val="000000" w:themeColor="text1"/>
        </w:rPr>
        <w:t>safe haven</w:t>
      </w:r>
      <w:proofErr w:type="gramEnd"/>
      <w:r w:rsidRPr="004547CE">
        <w:rPr>
          <w:rFonts w:ascii="Calibri" w:hAnsi="Calibri" w:cs="Calibri"/>
          <w:color w:val="000000" w:themeColor="text1"/>
        </w:rPr>
        <w:t>, may have experienced shifts in capital inflows and outflows during this period.</w:t>
      </w:r>
    </w:p>
    <w:p w14:paraId="1CC8ACC8" w14:textId="7189902F" w:rsidR="001B758D" w:rsidRPr="004547CE" w:rsidRDefault="001B758D">
      <w:pPr>
        <w:numPr>
          <w:ilvl w:val="0"/>
          <w:numId w:val="2"/>
        </w:numPr>
        <w:spacing w:after="160"/>
        <w:jc w:val="both"/>
        <w:rPr>
          <w:rFonts w:ascii="Calibri" w:hAnsi="Calibri" w:cs="Calibri"/>
          <w:color w:val="000000" w:themeColor="text1"/>
        </w:rPr>
      </w:pPr>
      <w:r w:rsidRPr="004547CE">
        <w:rPr>
          <w:rFonts w:ascii="Calibri" w:hAnsi="Calibri" w:cs="Calibri"/>
          <w:b/>
          <w:bCs/>
          <w:color w:val="000000" w:themeColor="text1"/>
        </w:rPr>
        <w:t>2020 COVID-19 Shock</w:t>
      </w:r>
      <w:r w:rsidRPr="004547CE">
        <w:rPr>
          <w:rFonts w:ascii="Calibri" w:hAnsi="Calibri" w:cs="Calibri"/>
          <w:color w:val="000000" w:themeColor="text1"/>
        </w:rPr>
        <w:t xml:space="preserve"> (Right Panel): </w:t>
      </w:r>
      <w:r w:rsidR="00DB4278" w:rsidRPr="004547CE">
        <w:rPr>
          <w:rFonts w:ascii="Calibri" w:hAnsi="Calibri" w:cs="Calibri"/>
          <w:color w:val="000000" w:themeColor="text1"/>
        </w:rPr>
        <w:t>The Chow test does not confirm a significant break (p = 0.7649). However, the noticeable shift in the post-2020 trend and the substantial decrease in residual variance (RSS drop from 219.88B to 2.81B) suggest that NFA behavior changed after the pandemic.</w:t>
      </w:r>
      <w:r w:rsidR="0018414A" w:rsidRPr="004547CE">
        <w:rPr>
          <w:rFonts w:ascii="Calibri" w:hAnsi="Calibri" w:cs="Calibri"/>
          <w:color w:val="000000" w:themeColor="text1"/>
        </w:rPr>
        <w:t xml:space="preserve"> The slope reversal from positive to negative further indicates a potential slowdown or reversal in Switzerland’s foreign asset accumulation, </w:t>
      </w:r>
      <w:r w:rsidR="0018414A" w:rsidRPr="004547CE">
        <w:rPr>
          <w:rFonts w:ascii="Calibri" w:hAnsi="Calibri" w:cs="Calibri"/>
          <w:color w:val="000000" w:themeColor="text1"/>
        </w:rPr>
        <w:lastRenderedPageBreak/>
        <w:t>contrasting with past crises where NFA growth persisted, albeit at a lower rate.</w:t>
      </w:r>
      <w:r w:rsidR="00DB4278" w:rsidRPr="004547CE">
        <w:rPr>
          <w:rFonts w:ascii="Calibri" w:hAnsi="Calibri" w:cs="Calibri"/>
          <w:color w:val="000000" w:themeColor="text1"/>
        </w:rPr>
        <w:t xml:space="preserve"> The small number of observations post-2020 makes it difficult to determine whether this change represents a temporary adjustment or a new trajectory. Future data availability may provide better insights into the long-term effects of the pandemic on Switzerland’s foreign asset accumulation.</w:t>
      </w:r>
    </w:p>
    <w:p w14:paraId="00A40AC5" w14:textId="77777777" w:rsidR="0082311E" w:rsidRPr="004547CE" w:rsidRDefault="001B758D" w:rsidP="00A44B39">
      <w:pPr>
        <w:keepNext/>
        <w:spacing w:after="160"/>
        <w:jc w:val="both"/>
        <w:rPr>
          <w:rFonts w:ascii="Calibri" w:hAnsi="Calibri" w:cs="Calibri"/>
          <w:color w:val="000000" w:themeColor="text1"/>
        </w:rPr>
      </w:pPr>
      <w:r w:rsidRPr="004547CE">
        <w:rPr>
          <w:rFonts w:ascii="Calibri" w:hAnsi="Calibri" w:cs="Calibri"/>
          <w:noProof/>
          <w:color w:val="000000" w:themeColor="text1"/>
        </w:rPr>
        <w:drawing>
          <wp:inline distT="0" distB="0" distL="0" distR="0" wp14:anchorId="2B41C9B0" wp14:editId="4F860AB7">
            <wp:extent cx="5943600" cy="1624330"/>
            <wp:effectExtent l="0" t="0" r="0" b="1270"/>
            <wp:docPr id="1553802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02354" name="Picture 15538023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p>
    <w:p w14:paraId="6A16CA69" w14:textId="6D03D67C" w:rsidR="001B758D" w:rsidRPr="004547CE" w:rsidRDefault="0082311E" w:rsidP="00A44B39">
      <w:pPr>
        <w:pStyle w:val="Caption"/>
        <w:spacing w:after="160"/>
        <w:jc w:val="both"/>
        <w:rPr>
          <w:rFonts w:ascii="Calibri" w:hAnsi="Calibri" w:cs="Calibri"/>
          <w:color w:val="000000" w:themeColor="text1"/>
          <w:sz w:val="24"/>
          <w:szCs w:val="24"/>
        </w:rPr>
      </w:pPr>
      <w:bookmarkStart w:id="35" w:name="_Ref193226804"/>
      <w:r w:rsidRPr="004547CE">
        <w:rPr>
          <w:rFonts w:ascii="Calibri" w:hAnsi="Calibri" w:cs="Calibri"/>
          <w:color w:val="000000" w:themeColor="text1"/>
          <w:sz w:val="24"/>
          <w:szCs w:val="24"/>
        </w:rPr>
        <w:t xml:space="preserve">Figure </w:t>
      </w:r>
      <w:r w:rsidR="004D4827" w:rsidRPr="004547CE">
        <w:rPr>
          <w:rFonts w:ascii="Calibri" w:hAnsi="Calibri" w:cs="Calibri"/>
          <w:color w:val="000000" w:themeColor="text1"/>
          <w:sz w:val="24"/>
          <w:szCs w:val="24"/>
        </w:rPr>
        <w:fldChar w:fldCharType="begin"/>
      </w:r>
      <w:r w:rsidR="004D4827" w:rsidRPr="004547CE">
        <w:rPr>
          <w:rFonts w:ascii="Calibri" w:hAnsi="Calibri" w:cs="Calibri"/>
          <w:color w:val="000000" w:themeColor="text1"/>
          <w:sz w:val="24"/>
          <w:szCs w:val="24"/>
        </w:rPr>
        <w:instrText xml:space="preserve"> SEQ Figure \* ARABIC </w:instrText>
      </w:r>
      <w:r w:rsidR="004D4827"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5</w:t>
      </w:r>
      <w:r w:rsidR="004D4827" w:rsidRPr="004547CE">
        <w:rPr>
          <w:rFonts w:ascii="Calibri" w:hAnsi="Calibri" w:cs="Calibri"/>
          <w:noProof/>
          <w:color w:val="000000" w:themeColor="text1"/>
          <w:sz w:val="24"/>
          <w:szCs w:val="24"/>
        </w:rPr>
        <w:fldChar w:fldCharType="end"/>
      </w:r>
      <w:bookmarkEnd w:id="35"/>
      <w:r w:rsidRPr="004547CE">
        <w:rPr>
          <w:rFonts w:ascii="Calibri" w:hAnsi="Calibri" w:cs="Calibri"/>
          <w:color w:val="000000" w:themeColor="text1"/>
          <w:sz w:val="24"/>
          <w:szCs w:val="24"/>
        </w:rPr>
        <w:t xml:space="preserve">:  Structural </w:t>
      </w:r>
      <w:r w:rsidR="004547CE" w:rsidRPr="004547CE">
        <w:rPr>
          <w:rFonts w:ascii="Calibri" w:hAnsi="Calibri" w:cs="Calibri"/>
          <w:color w:val="000000" w:themeColor="text1"/>
          <w:sz w:val="24"/>
          <w:szCs w:val="24"/>
        </w:rPr>
        <w:t>b</w:t>
      </w:r>
      <w:r w:rsidRPr="004547CE">
        <w:rPr>
          <w:rFonts w:ascii="Calibri" w:hAnsi="Calibri" w:cs="Calibri"/>
          <w:color w:val="000000" w:themeColor="text1"/>
          <w:sz w:val="24"/>
          <w:szCs w:val="24"/>
        </w:rPr>
        <w:t xml:space="preserve">reaks in Switzerland’s NFA </w:t>
      </w:r>
      <w:r w:rsidR="004547CE" w:rsidRPr="004547CE">
        <w:rPr>
          <w:rFonts w:ascii="Calibri" w:hAnsi="Calibri" w:cs="Calibri"/>
          <w:color w:val="000000" w:themeColor="text1"/>
          <w:sz w:val="24"/>
          <w:szCs w:val="24"/>
        </w:rPr>
        <w:t>t</w:t>
      </w:r>
      <w:r w:rsidRPr="004547CE">
        <w:rPr>
          <w:rFonts w:ascii="Calibri" w:hAnsi="Calibri" w:cs="Calibri"/>
          <w:color w:val="000000" w:themeColor="text1"/>
          <w:sz w:val="24"/>
          <w:szCs w:val="24"/>
        </w:rPr>
        <w:t>rends (2008, 2011, 2020)</w:t>
      </w:r>
    </w:p>
    <w:p w14:paraId="605E0CC2" w14:textId="0CFEFBC2" w:rsidR="00C77687" w:rsidRPr="004547CE" w:rsidRDefault="00353558" w:rsidP="00A44B39">
      <w:pPr>
        <w:pStyle w:val="Heading3"/>
        <w:spacing w:before="0" w:after="160"/>
        <w:jc w:val="both"/>
        <w:rPr>
          <w:rFonts w:ascii="Calibri" w:hAnsi="Calibri" w:cs="Calibri"/>
          <w:color w:val="000000" w:themeColor="text1"/>
        </w:rPr>
      </w:pPr>
      <w:commentRangeStart w:id="36"/>
      <w:r w:rsidRPr="004547CE">
        <w:rPr>
          <w:rFonts w:ascii="Calibri" w:hAnsi="Calibri" w:cs="Calibri"/>
          <w:color w:val="000000" w:themeColor="text1"/>
        </w:rPr>
        <w:t>4.</w:t>
      </w:r>
      <w:r w:rsidR="00F5709B" w:rsidRPr="004547CE">
        <w:rPr>
          <w:rFonts w:ascii="Calibri" w:hAnsi="Calibri" w:cs="Calibri"/>
          <w:color w:val="000000" w:themeColor="text1"/>
        </w:rPr>
        <w:t>1.3 Decomposition of NFA into Its Components</w:t>
      </w:r>
      <w:commentRangeEnd w:id="36"/>
      <w:r w:rsidR="0068439D">
        <w:rPr>
          <w:rStyle w:val="CommentReference"/>
          <w:rFonts w:eastAsia="Times New Roman" w:cs="Times New Roman"/>
          <w:color w:val="auto"/>
        </w:rPr>
        <w:commentReference w:id="36"/>
      </w:r>
    </w:p>
    <w:p w14:paraId="2B88D050" w14:textId="77777777" w:rsidR="00C77687" w:rsidRPr="004547CE" w:rsidRDefault="00C77687" w:rsidP="00A44B39">
      <w:pPr>
        <w:spacing w:after="160"/>
        <w:jc w:val="both"/>
        <w:rPr>
          <w:rFonts w:ascii="Calibri" w:hAnsi="Calibri" w:cs="Calibri"/>
          <w:color w:val="000000" w:themeColor="text1"/>
        </w:rPr>
      </w:pPr>
      <w:r w:rsidRPr="004547CE">
        <w:rPr>
          <w:rFonts w:ascii="Calibri" w:hAnsi="Calibri" w:cs="Calibri"/>
          <w:color w:val="000000" w:themeColor="text1"/>
        </w:rPr>
        <w:t>To frame the empirical investigation, we begin with an accounting decomposition of Switzerland’s Net Foreign Asset (NFA) position. Following Atkeson et al. (2022), the NFA evolves according to the identity:</w:t>
      </w:r>
    </w:p>
    <w:p w14:paraId="7CFFB04D" w14:textId="2D548833" w:rsidR="00817ECE" w:rsidRPr="004547CE" w:rsidRDefault="001C1A55" w:rsidP="00A44B39">
      <w:pPr>
        <w:spacing w:after="160"/>
        <w:jc w:val="both"/>
        <w:rPr>
          <w:rFonts w:ascii="Calibri" w:hAnsi="Calibri" w:cs="Calibri"/>
          <w:color w:val="000000" w:themeColor="text1"/>
        </w:rPr>
      </w:pPr>
      <m:oMathPara>
        <m:oMath>
          <m:sSub>
            <m:sSubPr>
              <m:ctrlPr>
                <w:rPr>
                  <w:rFonts w:ascii="Cambria Math" w:hAnsi="Cambria Math" w:cs="Calibri"/>
                  <w:i/>
                  <w:color w:val="000000" w:themeColor="text1"/>
                </w:rPr>
              </m:ctrlPr>
            </m:sSubPr>
            <m:e>
              <m:r>
                <w:rPr>
                  <w:rFonts w:ascii="Cambria Math" w:hAnsi="Cambria Math" w:cs="Calibri"/>
                  <w:color w:val="000000" w:themeColor="text1"/>
                </w:rPr>
                <m:t>NFA</m:t>
              </m:r>
            </m:e>
            <m:sub>
              <m:r>
                <w:rPr>
                  <w:rFonts w:ascii="Cambria Math" w:hAnsi="Cambria Math" w:cs="Calibri"/>
                  <w:color w:val="000000" w:themeColor="text1"/>
                </w:rPr>
                <m:t>t</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NFA</m:t>
              </m:r>
            </m:e>
            <m:sub>
              <m:r>
                <w:rPr>
                  <w:rFonts w:ascii="Cambria Math" w:hAnsi="Cambria Math" w:cs="Calibri"/>
                  <w:color w:val="000000" w:themeColor="text1"/>
                </w:rPr>
                <m:t>0</m:t>
              </m:r>
            </m:sub>
          </m:sSub>
          <m:r>
            <w:rPr>
              <w:rFonts w:ascii="Cambria Math" w:hAnsi="Cambria Math" w:cs="Calibri"/>
              <w:color w:val="000000" w:themeColor="text1"/>
            </w:rPr>
            <m:t>+</m:t>
          </m:r>
          <m:nary>
            <m:naryPr>
              <m:chr m:val="∑"/>
              <m:limLoc m:val="undOvr"/>
              <m:ctrlPr>
                <w:rPr>
                  <w:rFonts w:ascii="Cambria Math" w:hAnsi="Cambria Math" w:cs="Calibri"/>
                  <w:i/>
                  <w:color w:val="000000" w:themeColor="text1"/>
                </w:rPr>
              </m:ctrlPr>
            </m:naryPr>
            <m:sub>
              <m:r>
                <w:rPr>
                  <w:rFonts w:ascii="Cambria Math" w:hAnsi="Cambria Math" w:cs="Calibri"/>
                  <w:color w:val="000000" w:themeColor="text1"/>
                </w:rPr>
                <m:t>j=1</m:t>
              </m:r>
            </m:sub>
            <m:sup>
              <m:r>
                <w:rPr>
                  <w:rFonts w:ascii="Cambria Math" w:hAnsi="Cambria Math" w:cs="Calibri"/>
                  <w:color w:val="000000" w:themeColor="text1"/>
                </w:rPr>
                <m:t>t</m:t>
              </m:r>
            </m:sup>
            <m:e>
              <m:d>
                <m:dPr>
                  <m:ctrlPr>
                    <w:rPr>
                      <w:rFonts w:ascii="Cambria Math" w:hAnsi="Cambria Math" w:cs="Calibri"/>
                      <w:i/>
                      <w:color w:val="000000" w:themeColor="text1"/>
                    </w:rPr>
                  </m:ctrlPr>
                </m:dPr>
                <m:e>
                  <m:sSub>
                    <m:sSubPr>
                      <m:ctrlPr>
                        <w:rPr>
                          <w:rFonts w:ascii="Cambria Math" w:hAnsi="Cambria Math" w:cs="Calibri"/>
                          <w:i/>
                          <w:color w:val="000000" w:themeColor="text1"/>
                        </w:rPr>
                      </m:ctrlPr>
                    </m:sSubPr>
                    <m:e>
                      <m:r>
                        <w:rPr>
                          <w:rFonts w:ascii="Cambria Math" w:hAnsi="Cambria Math" w:cs="Calibri"/>
                          <w:color w:val="000000" w:themeColor="text1"/>
                        </w:rPr>
                        <m:t>CA</m:t>
                      </m:r>
                    </m:e>
                    <m:sub>
                      <m:r>
                        <w:rPr>
                          <w:rFonts w:ascii="Cambria Math" w:hAnsi="Cambria Math" w:cs="Calibri"/>
                          <w:color w:val="000000" w:themeColor="text1"/>
                        </w:rPr>
                        <m:t>j</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VA</m:t>
                      </m:r>
                    </m:e>
                    <m:sub>
                      <m:r>
                        <w:rPr>
                          <w:rFonts w:ascii="Cambria Math" w:hAnsi="Cambria Math" w:cs="Calibri"/>
                          <w:color w:val="000000" w:themeColor="text1"/>
                        </w:rPr>
                        <m:t>j</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RES</m:t>
                      </m:r>
                    </m:e>
                    <m:sub>
                      <m:r>
                        <w:rPr>
                          <w:rFonts w:ascii="Cambria Math" w:hAnsi="Cambria Math" w:cs="Calibri"/>
                          <w:color w:val="000000" w:themeColor="text1"/>
                        </w:rPr>
                        <m:t>j</m:t>
                      </m:r>
                    </m:sub>
                  </m:sSub>
                </m:e>
              </m:d>
            </m:e>
          </m:nary>
        </m:oMath>
      </m:oMathPara>
    </w:p>
    <w:p w14:paraId="73A5BA37" w14:textId="4E12F51A" w:rsidR="007F5E0D" w:rsidRPr="004547CE" w:rsidRDefault="007F5E0D" w:rsidP="00A44B39">
      <w:pPr>
        <w:spacing w:after="160"/>
        <w:jc w:val="both"/>
        <w:rPr>
          <w:rFonts w:ascii="Calibri" w:hAnsi="Calibri" w:cs="Calibri"/>
          <w:color w:val="000000" w:themeColor="text1"/>
        </w:rPr>
      </w:pPr>
      <w:r w:rsidRPr="004547CE">
        <w:rPr>
          <w:rFonts w:ascii="Calibri" w:hAnsi="Calibri" w:cs="Calibri"/>
          <w:color w:val="000000" w:themeColor="text1"/>
        </w:rPr>
        <w:t>Where:</w:t>
      </w:r>
    </w:p>
    <w:p w14:paraId="015C1871" w14:textId="632394EF" w:rsidR="007F5E0D" w:rsidRPr="004547CE" w:rsidRDefault="007F5E0D">
      <w:pPr>
        <w:pStyle w:val="ListParagraph"/>
        <w:numPr>
          <w:ilvl w:val="0"/>
          <w:numId w:val="3"/>
        </w:numPr>
        <w:spacing w:after="160"/>
        <w:jc w:val="both"/>
        <w:rPr>
          <w:rFonts w:ascii="Calibri" w:hAnsi="Calibri" w:cs="Calibri"/>
          <w:color w:val="000000" w:themeColor="text1"/>
        </w:rPr>
      </w:pPr>
      <w:proofErr w:type="gramStart"/>
      <w:r w:rsidRPr="004547CE">
        <w:rPr>
          <w:rFonts w:ascii="Calibri" w:hAnsi="Calibri" w:cs="Calibri"/>
          <w:color w:val="000000" w:themeColor="text1"/>
        </w:rPr>
        <w:t>CA</w:t>
      </w:r>
      <w:r w:rsidRPr="004547CE">
        <w:rPr>
          <w:rFonts w:ascii="Calibri" w:hAnsi="Calibri" w:cs="Calibri"/>
          <w:color w:val="000000" w:themeColor="text1"/>
          <w:vertAlign w:val="subscript"/>
        </w:rPr>
        <w:t xml:space="preserve">j </w:t>
      </w:r>
      <w:r w:rsidRPr="004547CE">
        <w:rPr>
          <w:rFonts w:ascii="Calibri" w:hAnsi="Calibri" w:cs="Calibri"/>
          <w:color w:val="000000" w:themeColor="text1"/>
        </w:rPr>
        <w:t>:</w:t>
      </w:r>
      <w:proofErr w:type="gramEnd"/>
      <w:r w:rsidRPr="004547CE">
        <w:rPr>
          <w:rFonts w:ascii="Calibri" w:hAnsi="Calibri" w:cs="Calibri"/>
          <w:color w:val="000000" w:themeColor="text1"/>
        </w:rPr>
        <w:t xml:space="preserve"> current account</w:t>
      </w:r>
    </w:p>
    <w:p w14:paraId="51118D19" w14:textId="3E94879E" w:rsidR="007F5E0D" w:rsidRPr="004547CE" w:rsidRDefault="007F5E0D">
      <w:pPr>
        <w:pStyle w:val="ListParagraph"/>
        <w:numPr>
          <w:ilvl w:val="0"/>
          <w:numId w:val="3"/>
        </w:numPr>
        <w:spacing w:after="160"/>
        <w:jc w:val="both"/>
        <w:rPr>
          <w:rFonts w:ascii="Calibri" w:hAnsi="Calibri" w:cs="Calibri"/>
          <w:color w:val="000000" w:themeColor="text1"/>
        </w:rPr>
      </w:pPr>
      <w:proofErr w:type="gramStart"/>
      <w:r w:rsidRPr="004547CE">
        <w:rPr>
          <w:rFonts w:ascii="Calibri" w:hAnsi="Calibri" w:cs="Calibri"/>
          <w:color w:val="000000" w:themeColor="text1"/>
        </w:rPr>
        <w:t>VA</w:t>
      </w:r>
      <w:r w:rsidRPr="004547CE">
        <w:rPr>
          <w:rFonts w:ascii="Calibri" w:hAnsi="Calibri" w:cs="Calibri"/>
          <w:color w:val="000000" w:themeColor="text1"/>
          <w:vertAlign w:val="subscript"/>
        </w:rPr>
        <w:t>j</w:t>
      </w:r>
      <w:r w:rsidRPr="004547CE">
        <w:rPr>
          <w:rFonts w:ascii="Calibri" w:hAnsi="Calibri" w:cs="Calibri"/>
          <w:color w:val="000000" w:themeColor="text1"/>
        </w:rPr>
        <w:t xml:space="preserve"> :</w:t>
      </w:r>
      <w:proofErr w:type="gramEnd"/>
      <w:r w:rsidRPr="004547CE">
        <w:rPr>
          <w:rFonts w:ascii="Calibri" w:hAnsi="Calibri" w:cs="Calibri"/>
          <w:color w:val="000000" w:themeColor="text1"/>
        </w:rPr>
        <w:t xml:space="preserve"> valuation effects</w:t>
      </w:r>
    </w:p>
    <w:p w14:paraId="74682C9F" w14:textId="18DF5B0D" w:rsidR="00461D29" w:rsidRPr="004547CE" w:rsidRDefault="007F5E0D">
      <w:pPr>
        <w:pStyle w:val="ListParagraph"/>
        <w:numPr>
          <w:ilvl w:val="0"/>
          <w:numId w:val="3"/>
        </w:numPr>
        <w:spacing w:after="160"/>
        <w:jc w:val="both"/>
        <w:rPr>
          <w:rFonts w:ascii="Calibri" w:hAnsi="Calibri" w:cs="Calibri"/>
          <w:color w:val="000000" w:themeColor="text1"/>
        </w:rPr>
      </w:pPr>
      <w:proofErr w:type="gramStart"/>
      <w:r w:rsidRPr="004547CE">
        <w:rPr>
          <w:rFonts w:ascii="Calibri" w:hAnsi="Calibri" w:cs="Calibri"/>
          <w:color w:val="000000" w:themeColor="text1"/>
        </w:rPr>
        <w:t>RES</w:t>
      </w:r>
      <w:r w:rsidRPr="004547CE">
        <w:rPr>
          <w:rFonts w:ascii="Calibri" w:hAnsi="Calibri" w:cs="Calibri"/>
          <w:color w:val="000000" w:themeColor="text1"/>
          <w:vertAlign w:val="subscript"/>
        </w:rPr>
        <w:t>j</w:t>
      </w:r>
      <w:r w:rsidRPr="004547CE">
        <w:rPr>
          <w:rFonts w:ascii="Calibri" w:hAnsi="Calibri" w:cs="Calibri"/>
          <w:color w:val="000000" w:themeColor="text1"/>
        </w:rPr>
        <w:t xml:space="preserve"> :</w:t>
      </w:r>
      <w:proofErr w:type="gramEnd"/>
      <w:r w:rsidRPr="004547CE">
        <w:rPr>
          <w:rFonts w:ascii="Calibri" w:hAnsi="Calibri" w:cs="Calibri"/>
          <w:color w:val="000000" w:themeColor="text1"/>
        </w:rPr>
        <w:t xml:space="preserve"> residual discrepancies or statistical errors</w:t>
      </w:r>
    </w:p>
    <w:p w14:paraId="505E1C50" w14:textId="5BC12852" w:rsidR="00817ECE" w:rsidRPr="004547CE" w:rsidRDefault="00784EF5" w:rsidP="00A44B39">
      <w:pPr>
        <w:pStyle w:val="Caption"/>
        <w:spacing w:after="160"/>
        <w:jc w:val="both"/>
        <w:rPr>
          <w:rFonts w:ascii="Calibri" w:hAnsi="Calibri" w:cs="Calibri"/>
          <w:color w:val="000000" w:themeColor="text1"/>
          <w:sz w:val="24"/>
          <w:szCs w:val="24"/>
        </w:rPr>
      </w:pPr>
      <w:r w:rsidRPr="004547CE">
        <w:rPr>
          <w:rFonts w:ascii="Calibri" w:hAnsi="Calibri" w:cs="Calibri"/>
          <w:noProof/>
          <w:color w:val="000000" w:themeColor="text1"/>
          <w:sz w:val="24"/>
          <w:szCs w:val="24"/>
          <w14:ligatures w14:val="standardContextual"/>
        </w:rPr>
        <w:drawing>
          <wp:inline distT="0" distB="0" distL="0" distR="0" wp14:anchorId="750615B9" wp14:editId="09683F90">
            <wp:extent cx="5943600" cy="2520315"/>
            <wp:effectExtent l="0" t="0" r="0" b="0"/>
            <wp:docPr id="231716272" name="Picture 1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16272" name="Picture 11" descr="A graph of different colored lin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inline>
        </w:drawing>
      </w:r>
    </w:p>
    <w:p w14:paraId="46B61F7A" w14:textId="0C38A893" w:rsidR="00817ECE" w:rsidRPr="004547CE" w:rsidRDefault="00817ECE" w:rsidP="00A44B39">
      <w:pPr>
        <w:pStyle w:val="Caption"/>
        <w:spacing w:after="160"/>
        <w:jc w:val="both"/>
        <w:rPr>
          <w:rFonts w:ascii="Calibri" w:hAnsi="Calibri" w:cs="Calibri"/>
          <w:color w:val="000000" w:themeColor="text1"/>
          <w:sz w:val="24"/>
          <w:szCs w:val="24"/>
          <w:highlight w:val="yellow"/>
        </w:rPr>
      </w:pPr>
      <w:bookmarkStart w:id="37" w:name="_Ref193743128"/>
      <w:bookmarkStart w:id="38" w:name="_Ref193743118"/>
      <w:r w:rsidRPr="004547CE">
        <w:rPr>
          <w:rFonts w:ascii="Calibri" w:hAnsi="Calibri" w:cs="Calibri"/>
          <w:color w:val="000000" w:themeColor="text1"/>
          <w:sz w:val="24"/>
          <w:szCs w:val="24"/>
        </w:rPr>
        <w:lastRenderedPageBreak/>
        <w:t xml:space="preserve">Figure </w:t>
      </w:r>
      <w:r w:rsidR="003E1952" w:rsidRPr="004547CE">
        <w:rPr>
          <w:rFonts w:ascii="Calibri" w:hAnsi="Calibri" w:cs="Calibri"/>
          <w:color w:val="000000" w:themeColor="text1"/>
          <w:sz w:val="24"/>
          <w:szCs w:val="24"/>
        </w:rPr>
        <w:fldChar w:fldCharType="begin"/>
      </w:r>
      <w:r w:rsidR="003E1952" w:rsidRPr="004547CE">
        <w:rPr>
          <w:rFonts w:ascii="Calibri" w:hAnsi="Calibri" w:cs="Calibri"/>
          <w:color w:val="000000" w:themeColor="text1"/>
          <w:sz w:val="24"/>
          <w:szCs w:val="24"/>
        </w:rPr>
        <w:instrText xml:space="preserve"> SEQ Figure \* ARABIC </w:instrText>
      </w:r>
      <w:r w:rsidR="003E1952"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6</w:t>
      </w:r>
      <w:r w:rsidR="003E1952" w:rsidRPr="004547CE">
        <w:rPr>
          <w:rFonts w:ascii="Calibri" w:hAnsi="Calibri" w:cs="Calibri"/>
          <w:noProof/>
          <w:color w:val="000000" w:themeColor="text1"/>
          <w:sz w:val="24"/>
          <w:szCs w:val="24"/>
        </w:rPr>
        <w:fldChar w:fldCharType="end"/>
      </w:r>
      <w:bookmarkEnd w:id="37"/>
      <w:r w:rsidRPr="004547CE">
        <w:rPr>
          <w:rFonts w:ascii="Calibri" w:hAnsi="Calibri" w:cs="Calibri"/>
          <w:color w:val="000000" w:themeColor="text1"/>
          <w:sz w:val="24"/>
          <w:szCs w:val="24"/>
        </w:rPr>
        <w:t>. Decomposition of Switzerland’s net foreign asset</w:t>
      </w:r>
      <w:bookmarkEnd w:id="38"/>
    </w:p>
    <w:p w14:paraId="72B283F6" w14:textId="5546639E" w:rsidR="00FF61FB" w:rsidRPr="004547CE" w:rsidRDefault="00FF61FB" w:rsidP="00A44B39">
      <w:pPr>
        <w:spacing w:after="160"/>
        <w:jc w:val="both"/>
        <w:rPr>
          <w:rFonts w:ascii="Calibri" w:hAnsi="Calibri" w:cs="Calibri"/>
          <w:color w:val="000000" w:themeColor="text1"/>
        </w:rPr>
      </w:pPr>
      <w:r w:rsidRPr="004547CE">
        <w:rPr>
          <w:rFonts w:ascii="Calibri" w:hAnsi="Calibri" w:cs="Calibri"/>
          <w:color w:val="000000" w:themeColor="text1"/>
        </w:rPr>
        <w:fldChar w:fldCharType="begin"/>
      </w:r>
      <w:r w:rsidRPr="004547CE">
        <w:rPr>
          <w:rFonts w:ascii="Calibri" w:hAnsi="Calibri" w:cs="Calibri"/>
          <w:color w:val="000000" w:themeColor="text1"/>
        </w:rPr>
        <w:instrText xml:space="preserve"> REF _Ref193743128 \h </w:instrText>
      </w:r>
      <w:r w:rsidR="00E534F1" w:rsidRPr="004547CE">
        <w:rPr>
          <w:rFonts w:ascii="Calibri" w:hAnsi="Calibri" w:cs="Calibri"/>
          <w:color w:val="000000" w:themeColor="text1"/>
        </w:rPr>
        <w:instrText xml:space="preserve"> \* MERGEFORMAT </w:instrText>
      </w:r>
      <w:r w:rsidRPr="004547CE">
        <w:rPr>
          <w:rFonts w:ascii="Calibri" w:hAnsi="Calibri" w:cs="Calibri"/>
          <w:color w:val="000000" w:themeColor="text1"/>
        </w:rPr>
      </w:r>
      <w:r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Figure </w:t>
      </w:r>
      <w:r w:rsidR="004547CE">
        <w:rPr>
          <w:rFonts w:ascii="Calibri" w:hAnsi="Calibri" w:cs="Calibri"/>
          <w:noProof/>
          <w:color w:val="000000" w:themeColor="text1"/>
        </w:rPr>
        <w:t>6</w:t>
      </w:r>
      <w:r w:rsidRPr="004547CE">
        <w:rPr>
          <w:rFonts w:ascii="Calibri" w:hAnsi="Calibri" w:cs="Calibri"/>
          <w:color w:val="000000" w:themeColor="text1"/>
        </w:rPr>
        <w:fldChar w:fldCharType="end"/>
      </w:r>
      <w:r w:rsidRPr="004547CE">
        <w:rPr>
          <w:rFonts w:ascii="Calibri" w:hAnsi="Calibri" w:cs="Calibri"/>
          <w:color w:val="000000" w:themeColor="text1"/>
        </w:rPr>
        <w:t xml:space="preserve"> illustrates the cumulative contribution of each component. The dominant upward trajectory of the current account component (blue line) suggests that consistent trade surpluses are the primary driver of NFA growth. In contrast, valuation effects (orange line) have persistently weighed negatively on NFA, particularly after 2008, possibly due to underperformance in Swiss-held foreign assets. Residuals (green) remain minimal, </w:t>
      </w:r>
      <w:commentRangeStart w:id="39"/>
      <w:r w:rsidRPr="004547CE">
        <w:rPr>
          <w:rFonts w:ascii="Calibri" w:hAnsi="Calibri" w:cs="Calibri"/>
          <w:color w:val="000000" w:themeColor="text1"/>
        </w:rPr>
        <w:t>indicating reliable data reconciliation over time.</w:t>
      </w:r>
      <w:commentRangeEnd w:id="39"/>
      <w:r w:rsidR="0068439D">
        <w:rPr>
          <w:rStyle w:val="CommentReference"/>
        </w:rPr>
        <w:commentReference w:id="39"/>
      </w:r>
    </w:p>
    <w:p w14:paraId="4AC87EA9" w14:textId="0766A19E" w:rsidR="00FF61FB" w:rsidRPr="004547CE" w:rsidRDefault="00FF61FB" w:rsidP="00A44B39">
      <w:pPr>
        <w:spacing w:after="160"/>
        <w:jc w:val="both"/>
        <w:rPr>
          <w:rFonts w:ascii="Calibri" w:hAnsi="Calibri" w:cs="Calibri"/>
          <w:color w:val="000000" w:themeColor="text1"/>
        </w:rPr>
      </w:pPr>
      <w:r w:rsidRPr="004547CE">
        <w:rPr>
          <w:rFonts w:ascii="Calibri" w:hAnsi="Calibri" w:cs="Calibri"/>
          <w:color w:val="000000" w:themeColor="text1"/>
        </w:rPr>
        <w:t>While the cumulative picture highlights long-run trends, annual movements offer further insight into short-term dynamics and volatility</w:t>
      </w:r>
      <w:r w:rsidR="00353558" w:rsidRPr="004547CE">
        <w:rPr>
          <w:rFonts w:ascii="Calibri" w:hAnsi="Calibri" w:cs="Calibri"/>
          <w:color w:val="000000" w:themeColor="text1"/>
        </w:rPr>
        <w:t xml:space="preserve">, </w:t>
      </w:r>
      <w:r w:rsidRPr="004547CE">
        <w:rPr>
          <w:rFonts w:ascii="Calibri" w:hAnsi="Calibri" w:cs="Calibri"/>
          <w:color w:val="000000" w:themeColor="text1"/>
        </w:rPr>
        <w:t xml:space="preserve">particularly during crisis years. </w:t>
      </w:r>
      <w:r w:rsidRPr="004547CE">
        <w:rPr>
          <w:rFonts w:ascii="Calibri" w:hAnsi="Calibri" w:cs="Calibri"/>
          <w:color w:val="000000" w:themeColor="text1"/>
        </w:rPr>
        <w:fldChar w:fldCharType="begin"/>
      </w:r>
      <w:r w:rsidRPr="004547CE">
        <w:rPr>
          <w:rFonts w:ascii="Calibri" w:hAnsi="Calibri" w:cs="Calibri"/>
          <w:color w:val="000000" w:themeColor="text1"/>
        </w:rPr>
        <w:instrText xml:space="preserve"> REF _Ref194101691 \h </w:instrText>
      </w:r>
      <w:r w:rsidR="00E534F1" w:rsidRPr="004547CE">
        <w:rPr>
          <w:rFonts w:ascii="Calibri" w:hAnsi="Calibri" w:cs="Calibri"/>
          <w:color w:val="000000" w:themeColor="text1"/>
        </w:rPr>
        <w:instrText xml:space="preserve"> \* MERGEFORMAT </w:instrText>
      </w:r>
      <w:r w:rsidRPr="004547CE">
        <w:rPr>
          <w:rFonts w:ascii="Calibri" w:hAnsi="Calibri" w:cs="Calibri"/>
          <w:color w:val="000000" w:themeColor="text1"/>
        </w:rPr>
      </w:r>
      <w:r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Figure </w:t>
      </w:r>
      <w:r w:rsidR="004547CE">
        <w:rPr>
          <w:rFonts w:ascii="Calibri" w:hAnsi="Calibri" w:cs="Calibri"/>
          <w:noProof/>
          <w:color w:val="000000" w:themeColor="text1"/>
        </w:rPr>
        <w:t>7</w:t>
      </w:r>
      <w:r w:rsidRPr="004547CE">
        <w:rPr>
          <w:rFonts w:ascii="Calibri" w:hAnsi="Calibri" w:cs="Calibri"/>
          <w:color w:val="000000" w:themeColor="text1"/>
        </w:rPr>
        <w:fldChar w:fldCharType="end"/>
      </w:r>
      <w:r w:rsidRPr="004547CE">
        <w:rPr>
          <w:rFonts w:ascii="Calibri" w:hAnsi="Calibri" w:cs="Calibri"/>
          <w:color w:val="000000" w:themeColor="text1"/>
        </w:rPr>
        <w:t xml:space="preserve"> provides a detailed breakdown of the yearly changes in the Current Account, Valuation Effects, and their combined impact over the years 2000 - 2023</w:t>
      </w:r>
    </w:p>
    <w:p w14:paraId="47E1CE8B" w14:textId="688C53BF" w:rsidR="00C77687" w:rsidRPr="004547CE" w:rsidRDefault="00C77687" w:rsidP="00A44B39">
      <w:pPr>
        <w:spacing w:after="160"/>
        <w:jc w:val="both"/>
        <w:rPr>
          <w:rFonts w:ascii="Calibri" w:hAnsi="Calibri" w:cs="Calibri"/>
          <w:color w:val="000000" w:themeColor="text1"/>
        </w:rPr>
      </w:pPr>
      <w:r w:rsidRPr="004547CE">
        <w:rPr>
          <w:rFonts w:ascii="Calibri" w:hAnsi="Calibri" w:cs="Calibri"/>
          <w:color w:val="000000" w:themeColor="text1"/>
        </w:rPr>
        <w:t>These findings visually reinforce the hypothesis</w:t>
      </w:r>
      <w:r w:rsidR="007F5E0D" w:rsidRPr="004547CE">
        <w:rPr>
          <w:rFonts w:ascii="Calibri" w:hAnsi="Calibri" w:cs="Calibri"/>
          <w:color w:val="000000" w:themeColor="text1"/>
        </w:rPr>
        <w:t xml:space="preserve"> that transactional factors</w:t>
      </w:r>
      <w:r w:rsidR="00E534F1" w:rsidRPr="004547CE">
        <w:rPr>
          <w:rFonts w:ascii="Calibri" w:hAnsi="Calibri" w:cs="Calibri"/>
          <w:color w:val="000000" w:themeColor="text1"/>
        </w:rPr>
        <w:t xml:space="preserve">, </w:t>
      </w:r>
      <w:r w:rsidR="007F5E0D" w:rsidRPr="004547CE">
        <w:rPr>
          <w:rFonts w:ascii="Calibri" w:hAnsi="Calibri" w:cs="Calibri"/>
          <w:color w:val="000000" w:themeColor="text1"/>
        </w:rPr>
        <w:t>especially the current account</w:t>
      </w:r>
      <w:r w:rsidR="00E534F1" w:rsidRPr="004547CE">
        <w:rPr>
          <w:rFonts w:ascii="Calibri" w:hAnsi="Calibri" w:cs="Calibri"/>
          <w:color w:val="000000" w:themeColor="text1"/>
        </w:rPr>
        <w:t xml:space="preserve">, </w:t>
      </w:r>
      <w:r w:rsidR="007F5E0D" w:rsidRPr="004547CE">
        <w:rPr>
          <w:rFonts w:ascii="Calibri" w:hAnsi="Calibri" w:cs="Calibri"/>
          <w:color w:val="000000" w:themeColor="text1"/>
        </w:rPr>
        <w:t>are the dominant driver of Switzerland’s external wealth, while valuation effects may act as a drag on NFA</w:t>
      </w:r>
      <w:r w:rsidRPr="004547CE">
        <w:rPr>
          <w:rFonts w:ascii="Calibri" w:hAnsi="Calibri" w:cs="Calibri"/>
          <w:color w:val="000000" w:themeColor="text1"/>
        </w:rPr>
        <w:t>.</w:t>
      </w:r>
      <w:r w:rsidR="006401C6" w:rsidRPr="004547CE">
        <w:rPr>
          <w:rFonts w:ascii="Calibri" w:hAnsi="Calibri" w:cs="Calibri"/>
          <w:color w:val="000000" w:themeColor="text1"/>
        </w:rPr>
        <w:t xml:space="preserve"> In addition to the cumulative decomposition of Switzerland’s NFA, it is informative to examine the annual changes in each component independently. </w:t>
      </w:r>
    </w:p>
    <w:p w14:paraId="402E6787" w14:textId="77777777" w:rsidR="00AB5595" w:rsidRPr="004547CE" w:rsidRDefault="00AB5595" w:rsidP="00A44B39">
      <w:pPr>
        <w:spacing w:after="160"/>
        <w:jc w:val="both"/>
        <w:rPr>
          <w:rFonts w:ascii="Calibri" w:hAnsi="Calibri" w:cs="Calibri"/>
          <w:color w:val="000000" w:themeColor="text1"/>
        </w:rPr>
      </w:pPr>
    </w:p>
    <w:p w14:paraId="12338990" w14:textId="736F1F59" w:rsidR="00AB5595" w:rsidRPr="004547CE" w:rsidRDefault="00834992" w:rsidP="00A44B39">
      <w:pPr>
        <w:spacing w:after="160"/>
        <w:jc w:val="both"/>
        <w:rPr>
          <w:rFonts w:ascii="Calibri" w:hAnsi="Calibri" w:cs="Calibri"/>
          <w:color w:val="000000" w:themeColor="text1"/>
        </w:rPr>
      </w:pPr>
      <w:r w:rsidRPr="004547CE">
        <w:rPr>
          <w:rFonts w:ascii="Calibri" w:hAnsi="Calibri" w:cs="Calibri"/>
          <w:noProof/>
          <w:color w:val="000000" w:themeColor="text1"/>
          <w14:ligatures w14:val="standardContextual"/>
        </w:rPr>
        <w:lastRenderedPageBreak/>
        <w:drawing>
          <wp:inline distT="0" distB="0" distL="0" distR="0" wp14:anchorId="091296B1" wp14:editId="57E59DC3">
            <wp:extent cx="5943600" cy="7655560"/>
            <wp:effectExtent l="0" t="0" r="0" b="2540"/>
            <wp:docPr id="1769695682" name="Picture 1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5682" name="Picture 16" descr="A graph of different colored lin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7655560"/>
                    </a:xfrm>
                    <a:prstGeom prst="rect">
                      <a:avLst/>
                    </a:prstGeom>
                  </pic:spPr>
                </pic:pic>
              </a:graphicData>
            </a:graphic>
          </wp:inline>
        </w:drawing>
      </w:r>
    </w:p>
    <w:p w14:paraId="5E311A59" w14:textId="45B08DDF" w:rsidR="00AB5595" w:rsidRPr="004547CE" w:rsidRDefault="00AB5595" w:rsidP="00A44B39">
      <w:pPr>
        <w:pStyle w:val="Caption"/>
        <w:spacing w:after="160"/>
        <w:jc w:val="both"/>
        <w:rPr>
          <w:rFonts w:ascii="Calibri" w:hAnsi="Calibri" w:cs="Calibri"/>
          <w:color w:val="000000" w:themeColor="text1"/>
          <w:sz w:val="24"/>
          <w:szCs w:val="24"/>
        </w:rPr>
      </w:pPr>
      <w:bookmarkStart w:id="40" w:name="_Ref194101691"/>
      <w:commentRangeStart w:id="41"/>
      <w:r w:rsidRPr="004547CE">
        <w:rPr>
          <w:rFonts w:ascii="Calibri" w:hAnsi="Calibri" w:cs="Calibri"/>
          <w:color w:val="000000" w:themeColor="text1"/>
          <w:sz w:val="24"/>
          <w:szCs w:val="24"/>
        </w:rPr>
        <w:t xml:space="preserve">Figure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Figure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7</w:t>
      </w:r>
      <w:r w:rsidRPr="004547CE">
        <w:rPr>
          <w:rFonts w:ascii="Calibri" w:hAnsi="Calibri" w:cs="Calibri"/>
          <w:color w:val="000000" w:themeColor="text1"/>
          <w:sz w:val="24"/>
          <w:szCs w:val="24"/>
        </w:rPr>
        <w:fldChar w:fldCharType="end"/>
      </w:r>
      <w:bookmarkEnd w:id="40"/>
      <w:r w:rsidRPr="004547CE">
        <w:rPr>
          <w:rFonts w:ascii="Calibri" w:hAnsi="Calibri" w:cs="Calibri"/>
          <w:color w:val="000000" w:themeColor="text1"/>
          <w:sz w:val="24"/>
          <w:szCs w:val="24"/>
        </w:rPr>
        <w:t xml:space="preserve">. Comparative </w:t>
      </w:r>
      <w:r w:rsidR="004547CE" w:rsidRPr="004547CE">
        <w:rPr>
          <w:rFonts w:ascii="Calibri" w:hAnsi="Calibri" w:cs="Calibri"/>
          <w:color w:val="000000" w:themeColor="text1"/>
          <w:sz w:val="24"/>
          <w:szCs w:val="24"/>
        </w:rPr>
        <w:t>t</w:t>
      </w:r>
      <w:r w:rsidRPr="004547CE">
        <w:rPr>
          <w:rFonts w:ascii="Calibri" w:hAnsi="Calibri" w:cs="Calibri"/>
          <w:color w:val="000000" w:themeColor="text1"/>
          <w:sz w:val="24"/>
          <w:szCs w:val="24"/>
        </w:rPr>
        <w:t xml:space="preserve">rends in Switzerland’s </w:t>
      </w:r>
      <w:r w:rsidR="004547CE" w:rsidRPr="004547CE">
        <w:rPr>
          <w:rFonts w:ascii="Calibri" w:hAnsi="Calibri" w:cs="Calibri"/>
          <w:color w:val="000000" w:themeColor="text1"/>
          <w:sz w:val="24"/>
          <w:szCs w:val="24"/>
        </w:rPr>
        <w:t>c</w:t>
      </w:r>
      <w:r w:rsidRPr="004547CE">
        <w:rPr>
          <w:rFonts w:ascii="Calibri" w:hAnsi="Calibri" w:cs="Calibri"/>
          <w:color w:val="000000" w:themeColor="text1"/>
          <w:sz w:val="24"/>
          <w:szCs w:val="24"/>
        </w:rPr>
        <w:t xml:space="preserve">urrent </w:t>
      </w:r>
      <w:r w:rsidR="004547CE" w:rsidRPr="004547CE">
        <w:rPr>
          <w:rFonts w:ascii="Calibri" w:hAnsi="Calibri" w:cs="Calibri"/>
          <w:color w:val="000000" w:themeColor="text1"/>
          <w:sz w:val="24"/>
          <w:szCs w:val="24"/>
        </w:rPr>
        <w:t>a</w:t>
      </w:r>
      <w:r w:rsidRPr="004547CE">
        <w:rPr>
          <w:rFonts w:ascii="Calibri" w:hAnsi="Calibri" w:cs="Calibri"/>
          <w:color w:val="000000" w:themeColor="text1"/>
          <w:sz w:val="24"/>
          <w:szCs w:val="24"/>
        </w:rPr>
        <w:t xml:space="preserve">ccount, </w:t>
      </w:r>
      <w:r w:rsidR="004547CE" w:rsidRPr="004547CE">
        <w:rPr>
          <w:rFonts w:ascii="Calibri" w:hAnsi="Calibri" w:cs="Calibri"/>
          <w:color w:val="000000" w:themeColor="text1"/>
          <w:sz w:val="24"/>
          <w:szCs w:val="24"/>
        </w:rPr>
        <w:t>v</w:t>
      </w:r>
      <w:r w:rsidRPr="004547CE">
        <w:rPr>
          <w:rFonts w:ascii="Calibri" w:hAnsi="Calibri" w:cs="Calibri"/>
          <w:color w:val="000000" w:themeColor="text1"/>
          <w:sz w:val="24"/>
          <w:szCs w:val="24"/>
        </w:rPr>
        <w:t xml:space="preserve">aluation </w:t>
      </w:r>
      <w:r w:rsidR="004547CE" w:rsidRPr="004547CE">
        <w:rPr>
          <w:rFonts w:ascii="Calibri" w:hAnsi="Calibri" w:cs="Calibri"/>
          <w:color w:val="000000" w:themeColor="text1"/>
          <w:sz w:val="24"/>
          <w:szCs w:val="24"/>
        </w:rPr>
        <w:t>e</w:t>
      </w:r>
      <w:r w:rsidRPr="004547CE">
        <w:rPr>
          <w:rFonts w:ascii="Calibri" w:hAnsi="Calibri" w:cs="Calibri"/>
          <w:color w:val="000000" w:themeColor="text1"/>
          <w:sz w:val="24"/>
          <w:szCs w:val="24"/>
        </w:rPr>
        <w:t xml:space="preserve">ffects, and </w:t>
      </w:r>
      <w:r w:rsidR="004547CE" w:rsidRPr="004547CE">
        <w:rPr>
          <w:rFonts w:ascii="Calibri" w:hAnsi="Calibri" w:cs="Calibri"/>
          <w:color w:val="000000" w:themeColor="text1"/>
          <w:sz w:val="24"/>
          <w:szCs w:val="24"/>
        </w:rPr>
        <w:t>c</w:t>
      </w:r>
      <w:r w:rsidRPr="004547CE">
        <w:rPr>
          <w:rFonts w:ascii="Calibri" w:hAnsi="Calibri" w:cs="Calibri"/>
          <w:color w:val="000000" w:themeColor="text1"/>
          <w:sz w:val="24"/>
          <w:szCs w:val="24"/>
        </w:rPr>
        <w:t xml:space="preserve">ombined </w:t>
      </w:r>
      <w:r w:rsidR="004547CE" w:rsidRPr="004547CE">
        <w:rPr>
          <w:rFonts w:ascii="Calibri" w:hAnsi="Calibri" w:cs="Calibri"/>
          <w:color w:val="000000" w:themeColor="text1"/>
          <w:sz w:val="24"/>
          <w:szCs w:val="24"/>
        </w:rPr>
        <w:t>i</w:t>
      </w:r>
      <w:r w:rsidRPr="004547CE">
        <w:rPr>
          <w:rFonts w:ascii="Calibri" w:hAnsi="Calibri" w:cs="Calibri"/>
          <w:color w:val="000000" w:themeColor="text1"/>
          <w:sz w:val="24"/>
          <w:szCs w:val="24"/>
        </w:rPr>
        <w:t>mpact</w:t>
      </w:r>
      <w:commentRangeEnd w:id="41"/>
      <w:r w:rsidR="0068439D">
        <w:rPr>
          <w:rStyle w:val="CommentReference"/>
          <w:i w:val="0"/>
          <w:iCs w:val="0"/>
          <w:color w:val="auto"/>
        </w:rPr>
        <w:commentReference w:id="41"/>
      </w:r>
    </w:p>
    <w:p w14:paraId="5BF2F1CF" w14:textId="77777777" w:rsidR="00AB5595" w:rsidRPr="004547CE" w:rsidRDefault="00AB5595" w:rsidP="00A44B39">
      <w:pPr>
        <w:spacing w:after="160"/>
        <w:jc w:val="both"/>
        <w:rPr>
          <w:rFonts w:ascii="Calibri" w:hAnsi="Calibri" w:cs="Calibri"/>
          <w:color w:val="000000" w:themeColor="text1"/>
        </w:rPr>
      </w:pPr>
    </w:p>
    <w:p w14:paraId="42328F0F" w14:textId="6EF21585" w:rsidR="004E4150" w:rsidRPr="004547CE" w:rsidRDefault="004E4150">
      <w:pPr>
        <w:pStyle w:val="Heading2"/>
        <w:numPr>
          <w:ilvl w:val="1"/>
          <w:numId w:val="6"/>
        </w:numPr>
        <w:spacing w:before="0" w:after="160"/>
        <w:jc w:val="both"/>
        <w:rPr>
          <w:rFonts w:ascii="Calibri" w:hAnsi="Calibri" w:cs="Calibri"/>
          <w:color w:val="000000" w:themeColor="text1"/>
        </w:rPr>
      </w:pPr>
      <w:r w:rsidRPr="004547CE">
        <w:rPr>
          <w:rFonts w:ascii="Calibri" w:hAnsi="Calibri" w:cs="Calibri"/>
          <w:color w:val="000000" w:themeColor="text1"/>
        </w:rPr>
        <w:t>Transactional Drivers of NFA: The Role of Capital Flows</w:t>
      </w:r>
    </w:p>
    <w:p w14:paraId="5497FF96" w14:textId="58B1FD7C" w:rsidR="00C77687" w:rsidRPr="004547CE" w:rsidRDefault="00C77687" w:rsidP="00A44B39">
      <w:pPr>
        <w:spacing w:after="160"/>
        <w:jc w:val="both"/>
        <w:rPr>
          <w:rFonts w:ascii="Calibri" w:hAnsi="Calibri" w:cs="Calibri"/>
          <w:color w:val="000000" w:themeColor="text1"/>
        </w:rPr>
      </w:pPr>
      <w:r w:rsidRPr="004547CE">
        <w:rPr>
          <w:rFonts w:ascii="Calibri" w:hAnsi="Calibri" w:cs="Calibri"/>
          <w:color w:val="000000" w:themeColor="text1"/>
        </w:rPr>
        <w:t>Building on the</w:t>
      </w:r>
      <w:r w:rsidR="00ED6010" w:rsidRPr="004547CE">
        <w:rPr>
          <w:rFonts w:ascii="Calibri" w:hAnsi="Calibri" w:cs="Calibri"/>
          <w:color w:val="000000" w:themeColor="text1"/>
        </w:rPr>
        <w:t xml:space="preserve"> trend analysis in the previous section</w:t>
      </w:r>
      <w:r w:rsidRPr="004547CE">
        <w:rPr>
          <w:rFonts w:ascii="Calibri" w:hAnsi="Calibri" w:cs="Calibri"/>
          <w:color w:val="000000" w:themeColor="text1"/>
        </w:rPr>
        <w:t>, which shows that the current account explains the majority of NFA growth, we now evaluate whether capital flows</w:t>
      </w:r>
      <w:r w:rsidR="00E534F1" w:rsidRPr="004547CE">
        <w:rPr>
          <w:rFonts w:ascii="Calibri" w:hAnsi="Calibri" w:cs="Calibri"/>
          <w:color w:val="000000" w:themeColor="text1"/>
        </w:rPr>
        <w:t xml:space="preserve"> (</w:t>
      </w:r>
      <w:r w:rsidRPr="004547CE">
        <w:rPr>
          <w:rFonts w:ascii="Calibri" w:hAnsi="Calibri" w:cs="Calibri"/>
          <w:color w:val="000000" w:themeColor="text1"/>
        </w:rPr>
        <w:t>specifically FDI, the Financial Account, and the Current Account</w:t>
      </w:r>
      <w:r w:rsidR="00E534F1" w:rsidRPr="004547CE">
        <w:rPr>
          <w:rFonts w:ascii="Calibri" w:hAnsi="Calibri" w:cs="Calibri"/>
          <w:color w:val="000000" w:themeColor="text1"/>
        </w:rPr>
        <w:t xml:space="preserve">) </w:t>
      </w:r>
      <w:r w:rsidRPr="004547CE">
        <w:rPr>
          <w:rFonts w:ascii="Calibri" w:hAnsi="Calibri" w:cs="Calibri"/>
          <w:color w:val="000000" w:themeColor="text1"/>
        </w:rPr>
        <w:t>are statistically significant drivers of NFA changes.</w:t>
      </w:r>
    </w:p>
    <w:p w14:paraId="34EB8CB7" w14:textId="0384BB46" w:rsidR="00F5709B" w:rsidRPr="004547CE" w:rsidRDefault="00353558" w:rsidP="00A44B39">
      <w:pPr>
        <w:pStyle w:val="Heading3"/>
        <w:spacing w:before="0" w:after="160"/>
        <w:jc w:val="both"/>
        <w:rPr>
          <w:rFonts w:ascii="Calibri" w:hAnsi="Calibri" w:cs="Calibri"/>
          <w:color w:val="000000" w:themeColor="text1"/>
        </w:rPr>
      </w:pPr>
      <w:r w:rsidRPr="004547CE">
        <w:rPr>
          <w:rFonts w:ascii="Calibri" w:hAnsi="Calibri" w:cs="Calibri"/>
          <w:color w:val="000000" w:themeColor="text1"/>
        </w:rPr>
        <w:t>4.</w:t>
      </w:r>
      <w:r w:rsidR="00F5709B" w:rsidRPr="004547CE">
        <w:rPr>
          <w:rFonts w:ascii="Calibri" w:hAnsi="Calibri" w:cs="Calibri"/>
          <w:color w:val="000000" w:themeColor="text1"/>
        </w:rPr>
        <w:t>2.1 Exploring Economic Drivers of Switzerland’s External Wealth</w:t>
      </w:r>
    </w:p>
    <w:p w14:paraId="5520CE5E" w14:textId="63269C57" w:rsidR="00ED6010" w:rsidRPr="004547CE" w:rsidRDefault="00ED6010"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To begin the analysis, we decomposed the </w:t>
      </w:r>
      <w:commentRangeStart w:id="42"/>
      <w:r w:rsidRPr="004547CE">
        <w:rPr>
          <w:rFonts w:ascii="Calibri" w:hAnsi="Calibri" w:cs="Calibri"/>
          <w:color w:val="000000" w:themeColor="text1"/>
        </w:rPr>
        <w:t xml:space="preserve">Financial Account </w:t>
      </w:r>
      <w:commentRangeEnd w:id="42"/>
      <w:r w:rsidR="0068439D">
        <w:rPr>
          <w:rStyle w:val="CommentReference"/>
        </w:rPr>
        <w:commentReference w:id="42"/>
      </w:r>
      <w:r w:rsidRPr="004547CE">
        <w:rPr>
          <w:rFonts w:ascii="Calibri" w:hAnsi="Calibri" w:cs="Calibri"/>
          <w:color w:val="000000" w:themeColor="text1"/>
        </w:rPr>
        <w:t>into its subcomponents being direct investment, portfolio investment, other investment, reserve assets. The figure below shows the individual trends of each component over time, plotted with the same Y-axis scale for consistency.</w:t>
      </w:r>
    </w:p>
    <w:p w14:paraId="0B5A6714" w14:textId="502B4B53" w:rsidR="00ED6010" w:rsidRPr="004547CE" w:rsidRDefault="00ED6010" w:rsidP="00A44B39">
      <w:pPr>
        <w:spacing w:after="160"/>
        <w:jc w:val="both"/>
        <w:rPr>
          <w:rFonts w:ascii="Calibri" w:hAnsi="Calibri" w:cs="Calibri"/>
          <w:color w:val="000000" w:themeColor="text1"/>
        </w:rPr>
      </w:pPr>
      <w:r w:rsidRPr="004547CE">
        <w:rPr>
          <w:rFonts w:ascii="Calibri" w:hAnsi="Calibri" w:cs="Calibri"/>
          <w:noProof/>
          <w:color w:val="000000" w:themeColor="text1"/>
          <w14:ligatures w14:val="standardContextual"/>
        </w:rPr>
        <w:lastRenderedPageBreak/>
        <w:drawing>
          <wp:inline distT="0" distB="0" distL="0" distR="0" wp14:anchorId="27F5894B" wp14:editId="430C1B25">
            <wp:extent cx="5943600" cy="6214396"/>
            <wp:effectExtent l="0" t="0" r="0" b="0"/>
            <wp:docPr id="484644639" name="Picture 1" descr="A graph of financial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44639" name="Picture 1" descr="A graph of financial data&#10;&#10;AI-generated content may be incorrect."/>
                    <pic:cNvPicPr/>
                  </pic:nvPicPr>
                  <pic:blipFill rotWithShape="1">
                    <a:blip r:embed="rId20">
                      <a:extLst>
                        <a:ext uri="{28A0092B-C50C-407E-A947-70E740481C1C}">
                          <a14:useLocalDpi xmlns:a14="http://schemas.microsoft.com/office/drawing/2010/main" val="0"/>
                        </a:ext>
                      </a:extLst>
                    </a:blip>
                    <a:srcRect t="4773"/>
                    <a:stretch/>
                  </pic:blipFill>
                  <pic:spPr bwMode="auto">
                    <a:xfrm>
                      <a:off x="0" y="0"/>
                      <a:ext cx="5943600" cy="6214396"/>
                    </a:xfrm>
                    <a:prstGeom prst="rect">
                      <a:avLst/>
                    </a:prstGeom>
                    <a:ln>
                      <a:noFill/>
                    </a:ln>
                    <a:extLst>
                      <a:ext uri="{53640926-AAD7-44D8-BBD7-CCE9431645EC}">
                        <a14:shadowObscured xmlns:a14="http://schemas.microsoft.com/office/drawing/2010/main"/>
                      </a:ext>
                    </a:extLst>
                  </pic:spPr>
                </pic:pic>
              </a:graphicData>
            </a:graphic>
          </wp:inline>
        </w:drawing>
      </w:r>
    </w:p>
    <w:p w14:paraId="3F997FEF" w14:textId="6AC43300" w:rsidR="00ED6010" w:rsidRPr="004547CE" w:rsidRDefault="00ED6010" w:rsidP="00A44B39">
      <w:pPr>
        <w:pStyle w:val="Caption"/>
        <w:spacing w:after="160"/>
        <w:jc w:val="both"/>
        <w:rPr>
          <w:rFonts w:ascii="Calibri" w:hAnsi="Calibri" w:cs="Calibri"/>
          <w:color w:val="000000" w:themeColor="text1"/>
          <w:sz w:val="24"/>
          <w:szCs w:val="24"/>
        </w:rPr>
      </w:pPr>
      <w:commentRangeStart w:id="43"/>
      <w:r w:rsidRPr="004547CE">
        <w:rPr>
          <w:rFonts w:ascii="Calibri" w:hAnsi="Calibri" w:cs="Calibri"/>
          <w:color w:val="000000" w:themeColor="text1"/>
          <w:sz w:val="24"/>
          <w:szCs w:val="24"/>
        </w:rPr>
        <w:t xml:space="preserve">Figure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Figure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8</w:t>
      </w:r>
      <w:r w:rsidRPr="004547CE">
        <w:rPr>
          <w:rFonts w:ascii="Calibri" w:hAnsi="Calibri" w:cs="Calibri"/>
          <w:color w:val="000000" w:themeColor="text1"/>
          <w:sz w:val="24"/>
          <w:szCs w:val="24"/>
        </w:rPr>
        <w:fldChar w:fldCharType="end"/>
      </w:r>
      <w:r w:rsidRPr="004547CE">
        <w:rPr>
          <w:rFonts w:ascii="Calibri" w:hAnsi="Calibri" w:cs="Calibri"/>
          <w:color w:val="000000" w:themeColor="text1"/>
          <w:sz w:val="24"/>
          <w:szCs w:val="24"/>
        </w:rPr>
        <w:t>. Financial account components over time</w:t>
      </w:r>
      <w:commentRangeEnd w:id="43"/>
      <w:r w:rsidR="0068439D">
        <w:rPr>
          <w:rStyle w:val="CommentReference"/>
          <w:i w:val="0"/>
          <w:iCs w:val="0"/>
          <w:color w:val="auto"/>
        </w:rPr>
        <w:commentReference w:id="43"/>
      </w:r>
    </w:p>
    <w:p w14:paraId="151C8BF3" w14:textId="1D9DA0E8" w:rsidR="00ED6010" w:rsidRPr="004547CE" w:rsidRDefault="00ED6010" w:rsidP="00A44B39">
      <w:pPr>
        <w:spacing w:after="160"/>
        <w:jc w:val="both"/>
        <w:rPr>
          <w:rFonts w:ascii="Calibri" w:hAnsi="Calibri" w:cs="Calibri"/>
          <w:color w:val="000000" w:themeColor="text1"/>
        </w:rPr>
      </w:pPr>
      <w:commentRangeStart w:id="44"/>
      <w:proofErr w:type="gramStart"/>
      <w:r w:rsidRPr="004547CE">
        <w:rPr>
          <w:rFonts w:ascii="Calibri" w:hAnsi="Calibri" w:cs="Calibri"/>
          <w:color w:val="000000" w:themeColor="text1"/>
        </w:rPr>
        <w:t>In order to</w:t>
      </w:r>
      <w:proofErr w:type="gramEnd"/>
      <w:r w:rsidRPr="004547CE">
        <w:rPr>
          <w:rFonts w:ascii="Calibri" w:hAnsi="Calibri" w:cs="Calibri"/>
          <w:color w:val="000000" w:themeColor="text1"/>
        </w:rPr>
        <w:t xml:space="preserve"> compare the relative importance of </w:t>
      </w:r>
      <w:proofErr w:type="gramStart"/>
      <w:r w:rsidRPr="004547CE">
        <w:rPr>
          <w:rFonts w:ascii="Calibri" w:hAnsi="Calibri" w:cs="Calibri"/>
          <w:color w:val="000000" w:themeColor="text1"/>
        </w:rPr>
        <w:t>the Financial</w:t>
      </w:r>
      <w:proofErr w:type="gramEnd"/>
      <w:r w:rsidRPr="004547CE">
        <w:rPr>
          <w:rFonts w:ascii="Calibri" w:hAnsi="Calibri" w:cs="Calibri"/>
          <w:color w:val="000000" w:themeColor="text1"/>
        </w:rPr>
        <w:t xml:space="preserve"> Account, Current Account, and FDI over time</w:t>
      </w:r>
      <w:commentRangeEnd w:id="44"/>
      <w:r w:rsidR="0068439D">
        <w:rPr>
          <w:rStyle w:val="CommentReference"/>
        </w:rPr>
        <w:commentReference w:id="44"/>
      </w:r>
      <w:r w:rsidRPr="004547CE">
        <w:rPr>
          <w:rFonts w:ascii="Calibri" w:hAnsi="Calibri" w:cs="Calibri"/>
          <w:color w:val="000000" w:themeColor="text1"/>
        </w:rPr>
        <w:t>, we plotted these variables</w:t>
      </w:r>
      <w:r w:rsidR="00E534F1" w:rsidRPr="004547CE">
        <w:rPr>
          <w:rFonts w:ascii="Calibri" w:hAnsi="Calibri" w:cs="Calibri"/>
          <w:color w:val="000000" w:themeColor="text1"/>
        </w:rPr>
        <w:t xml:space="preserve">, </w:t>
      </w:r>
      <w:r w:rsidR="00625633" w:rsidRPr="004547CE">
        <w:rPr>
          <w:rFonts w:ascii="Calibri" w:hAnsi="Calibri" w:cs="Calibri"/>
          <w:color w:val="000000" w:themeColor="text1"/>
        </w:rPr>
        <w:t xml:space="preserve">as shown in </w:t>
      </w:r>
      <w:r w:rsidR="00625633" w:rsidRPr="004547CE">
        <w:rPr>
          <w:rFonts w:ascii="Calibri" w:hAnsi="Calibri" w:cs="Calibri"/>
          <w:color w:val="000000" w:themeColor="text1"/>
        </w:rPr>
        <w:fldChar w:fldCharType="begin"/>
      </w:r>
      <w:r w:rsidR="00625633" w:rsidRPr="004547CE">
        <w:rPr>
          <w:rFonts w:ascii="Calibri" w:hAnsi="Calibri" w:cs="Calibri"/>
          <w:color w:val="000000" w:themeColor="text1"/>
        </w:rPr>
        <w:instrText xml:space="preserve"> REF _Ref194175754 \h </w:instrText>
      </w:r>
      <w:r w:rsidR="00E534F1" w:rsidRPr="004547CE">
        <w:rPr>
          <w:rFonts w:ascii="Calibri" w:hAnsi="Calibri" w:cs="Calibri"/>
          <w:color w:val="000000" w:themeColor="text1"/>
        </w:rPr>
        <w:instrText xml:space="preserve"> \* MERGEFORMAT </w:instrText>
      </w:r>
      <w:r w:rsidR="00625633" w:rsidRPr="004547CE">
        <w:rPr>
          <w:rFonts w:ascii="Calibri" w:hAnsi="Calibri" w:cs="Calibri"/>
          <w:color w:val="000000" w:themeColor="text1"/>
        </w:rPr>
      </w:r>
      <w:r w:rsidR="00625633"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Figure </w:t>
      </w:r>
      <w:r w:rsidR="004547CE">
        <w:rPr>
          <w:rFonts w:ascii="Calibri" w:hAnsi="Calibri" w:cs="Calibri"/>
          <w:noProof/>
          <w:color w:val="000000" w:themeColor="text1"/>
        </w:rPr>
        <w:t>9</w:t>
      </w:r>
      <w:r w:rsidR="00625633" w:rsidRPr="004547CE">
        <w:rPr>
          <w:rFonts w:ascii="Calibri" w:hAnsi="Calibri" w:cs="Calibri"/>
          <w:color w:val="000000" w:themeColor="text1"/>
        </w:rPr>
        <w:fldChar w:fldCharType="end"/>
      </w:r>
      <w:r w:rsidRPr="004547CE">
        <w:rPr>
          <w:rFonts w:ascii="Calibri" w:hAnsi="Calibri" w:cs="Calibri"/>
          <w:color w:val="000000" w:themeColor="text1"/>
        </w:rPr>
        <w:t xml:space="preserve">. </w:t>
      </w:r>
      <w:r w:rsidR="00512967" w:rsidRPr="004547CE">
        <w:rPr>
          <w:rFonts w:ascii="Calibri" w:hAnsi="Calibri" w:cs="Calibri"/>
          <w:color w:val="000000" w:themeColor="text1"/>
        </w:rPr>
        <w:t>Overall, the Current Account appears to be the most stable component, while the Financial Account exhibits the highest volatility. The downward trend in FDI is concerning, as it suggests diminishing contributions from long-term investments to NFA growth.</w:t>
      </w:r>
    </w:p>
    <w:p w14:paraId="14DFC3B3" w14:textId="5A6474C5" w:rsidR="00ED6010" w:rsidRPr="004547CE" w:rsidRDefault="00ED6010" w:rsidP="00A44B39">
      <w:pPr>
        <w:spacing w:after="160"/>
        <w:jc w:val="both"/>
        <w:rPr>
          <w:rFonts w:ascii="Calibri" w:hAnsi="Calibri" w:cs="Calibri"/>
          <w:color w:val="000000" w:themeColor="text1"/>
        </w:rPr>
      </w:pPr>
    </w:p>
    <w:p w14:paraId="039731F7" w14:textId="0BE8417A" w:rsidR="00ED6010" w:rsidRPr="004547CE" w:rsidRDefault="00ED6010" w:rsidP="00A44B39">
      <w:pPr>
        <w:spacing w:after="160"/>
        <w:jc w:val="both"/>
        <w:rPr>
          <w:rFonts w:ascii="Calibri" w:hAnsi="Calibri" w:cs="Calibri"/>
          <w:color w:val="000000" w:themeColor="text1"/>
        </w:rPr>
      </w:pPr>
      <w:r w:rsidRPr="004547CE">
        <w:rPr>
          <w:rFonts w:ascii="Calibri" w:hAnsi="Calibri" w:cs="Calibri"/>
          <w:noProof/>
          <w:color w:val="000000" w:themeColor="text1"/>
          <w14:ligatures w14:val="standardContextual"/>
        </w:rPr>
        <w:lastRenderedPageBreak/>
        <w:drawing>
          <wp:inline distT="0" distB="0" distL="0" distR="0" wp14:anchorId="6824A47C" wp14:editId="41BC3A5D">
            <wp:extent cx="5943600" cy="4676691"/>
            <wp:effectExtent l="0" t="0" r="0" b="0"/>
            <wp:docPr id="150945941" name="Picture 3" descr="A graph of financial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5941" name="Picture 3" descr="A graph of financial account&#10;&#10;AI-generated content may be incorrect."/>
                    <pic:cNvPicPr/>
                  </pic:nvPicPr>
                  <pic:blipFill rotWithShape="1">
                    <a:blip r:embed="rId21">
                      <a:extLst>
                        <a:ext uri="{28A0092B-C50C-407E-A947-70E740481C1C}">
                          <a14:useLocalDpi xmlns:a14="http://schemas.microsoft.com/office/drawing/2010/main" val="0"/>
                        </a:ext>
                      </a:extLst>
                    </a:blip>
                    <a:srcRect t="4513"/>
                    <a:stretch/>
                  </pic:blipFill>
                  <pic:spPr bwMode="auto">
                    <a:xfrm>
                      <a:off x="0" y="0"/>
                      <a:ext cx="5943600" cy="4676691"/>
                    </a:xfrm>
                    <a:prstGeom prst="rect">
                      <a:avLst/>
                    </a:prstGeom>
                    <a:ln>
                      <a:noFill/>
                    </a:ln>
                    <a:extLst>
                      <a:ext uri="{53640926-AAD7-44D8-BBD7-CCE9431645EC}">
                        <a14:shadowObscured xmlns:a14="http://schemas.microsoft.com/office/drawing/2010/main"/>
                      </a:ext>
                    </a:extLst>
                  </pic:spPr>
                </pic:pic>
              </a:graphicData>
            </a:graphic>
          </wp:inline>
        </w:drawing>
      </w:r>
    </w:p>
    <w:p w14:paraId="7AE6CCAD" w14:textId="524CD493" w:rsidR="00ED6010" w:rsidRPr="004547CE" w:rsidRDefault="00ED6010" w:rsidP="00A44B39">
      <w:pPr>
        <w:pStyle w:val="Caption"/>
        <w:spacing w:after="160"/>
        <w:jc w:val="both"/>
        <w:rPr>
          <w:rFonts w:ascii="Calibri" w:hAnsi="Calibri" w:cs="Calibri"/>
          <w:color w:val="000000" w:themeColor="text1"/>
          <w:sz w:val="24"/>
          <w:szCs w:val="24"/>
        </w:rPr>
      </w:pPr>
      <w:bookmarkStart w:id="45" w:name="_Ref194175754"/>
      <w:r w:rsidRPr="004547CE">
        <w:rPr>
          <w:rFonts w:ascii="Calibri" w:hAnsi="Calibri" w:cs="Calibri"/>
          <w:color w:val="000000" w:themeColor="text1"/>
          <w:sz w:val="24"/>
          <w:szCs w:val="24"/>
        </w:rPr>
        <w:t xml:space="preserve">Figure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Figure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9</w:t>
      </w:r>
      <w:r w:rsidRPr="004547CE">
        <w:rPr>
          <w:rFonts w:ascii="Calibri" w:hAnsi="Calibri" w:cs="Calibri"/>
          <w:color w:val="000000" w:themeColor="text1"/>
          <w:sz w:val="24"/>
          <w:szCs w:val="24"/>
        </w:rPr>
        <w:fldChar w:fldCharType="end"/>
      </w:r>
      <w:bookmarkEnd w:id="45"/>
      <w:r w:rsidRPr="004547CE">
        <w:rPr>
          <w:rFonts w:ascii="Calibri" w:hAnsi="Calibri" w:cs="Calibri"/>
          <w:color w:val="000000" w:themeColor="text1"/>
          <w:sz w:val="24"/>
          <w:szCs w:val="24"/>
        </w:rPr>
        <w:t>. Current account, financial account, and FDI over time</w:t>
      </w:r>
    </w:p>
    <w:p w14:paraId="296BFA98" w14:textId="02FFF369" w:rsidR="00F5709B" w:rsidRPr="004547CE" w:rsidRDefault="00353558" w:rsidP="00A44B39">
      <w:pPr>
        <w:pStyle w:val="Heading3"/>
        <w:spacing w:before="0" w:after="160"/>
        <w:jc w:val="both"/>
        <w:rPr>
          <w:rFonts w:ascii="Calibri" w:hAnsi="Calibri" w:cs="Calibri"/>
          <w:color w:val="000000" w:themeColor="text1"/>
        </w:rPr>
      </w:pPr>
      <w:r w:rsidRPr="004547CE">
        <w:rPr>
          <w:rFonts w:ascii="Calibri" w:hAnsi="Calibri" w:cs="Calibri"/>
          <w:color w:val="000000" w:themeColor="text1"/>
        </w:rPr>
        <w:t>4.</w:t>
      </w:r>
      <w:r w:rsidR="00F5709B" w:rsidRPr="004547CE">
        <w:rPr>
          <w:rFonts w:ascii="Calibri" w:hAnsi="Calibri" w:cs="Calibri"/>
          <w:color w:val="000000" w:themeColor="text1"/>
        </w:rPr>
        <w:t xml:space="preserve">2.2 </w:t>
      </w:r>
      <w:r w:rsidR="00DB70CD" w:rsidRPr="004547CE">
        <w:rPr>
          <w:rFonts w:ascii="Calibri" w:hAnsi="Calibri" w:cs="Calibri"/>
          <w:color w:val="000000" w:themeColor="text1"/>
        </w:rPr>
        <w:t xml:space="preserve">VAR </w:t>
      </w:r>
      <w:r w:rsidR="00F5709B" w:rsidRPr="004547CE">
        <w:rPr>
          <w:rFonts w:ascii="Calibri" w:hAnsi="Calibri" w:cs="Calibri"/>
          <w:color w:val="000000" w:themeColor="text1"/>
        </w:rPr>
        <w:t>Analysis of Capital Flows and NFA Dynamics</w:t>
      </w:r>
    </w:p>
    <w:p w14:paraId="7C22E6C9" w14:textId="30A79E2D" w:rsidR="004B7885" w:rsidRPr="004547CE" w:rsidRDefault="00625633"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To further understand the relationships identified visually, we proceed with statistical analysis. </w:t>
      </w:r>
      <w:r w:rsidR="004B7885" w:rsidRPr="004547CE">
        <w:rPr>
          <w:rFonts w:ascii="Calibri" w:hAnsi="Calibri" w:cs="Calibri"/>
          <w:color w:val="000000" w:themeColor="text1"/>
        </w:rPr>
        <w:t xml:space="preserve">We begin with a correlation analysis to assess initial associations. The correlation matrix reveals that the Current Account exhibits the strongest correlation with NFA percentage changes, </w:t>
      </w:r>
      <w:commentRangeStart w:id="46"/>
      <w:r w:rsidR="004B7885" w:rsidRPr="004547CE">
        <w:rPr>
          <w:rFonts w:ascii="Calibri" w:hAnsi="Calibri" w:cs="Calibri"/>
          <w:color w:val="000000" w:themeColor="text1"/>
        </w:rPr>
        <w:t>suggesting a potential link between trade-related flows and external wealth accumulation</w:t>
      </w:r>
      <w:commentRangeEnd w:id="46"/>
      <w:r w:rsidR="00D63C2A">
        <w:rPr>
          <w:rStyle w:val="CommentReference"/>
        </w:rPr>
        <w:commentReference w:id="46"/>
      </w:r>
      <w:r w:rsidR="004B7885" w:rsidRPr="004547CE">
        <w:rPr>
          <w:rFonts w:ascii="Calibri" w:hAnsi="Calibri" w:cs="Calibri"/>
          <w:color w:val="000000" w:themeColor="text1"/>
        </w:rPr>
        <w:t xml:space="preserve">. In contrast, </w:t>
      </w:r>
      <w:commentRangeStart w:id="47"/>
      <w:r w:rsidR="004B7885" w:rsidRPr="004547CE">
        <w:rPr>
          <w:rFonts w:ascii="Calibri" w:hAnsi="Calibri" w:cs="Calibri"/>
          <w:color w:val="000000" w:themeColor="text1"/>
        </w:rPr>
        <w:t>FDI and the Financial Account show weaker correlations, implying that capital flows may not have an immediate impact on NFA fluctuations.</w:t>
      </w:r>
      <w:commentRangeEnd w:id="47"/>
      <w:r w:rsidR="00D63C2A">
        <w:rPr>
          <w:rStyle w:val="CommentReference"/>
        </w:rPr>
        <w:commentReference w:id="47"/>
      </w:r>
    </w:p>
    <w:p w14:paraId="621F75F2" w14:textId="4936ECBE" w:rsidR="004B7885" w:rsidRPr="004547CE" w:rsidRDefault="006F4343" w:rsidP="00A44B39">
      <w:pPr>
        <w:spacing w:after="160"/>
        <w:jc w:val="both"/>
        <w:rPr>
          <w:rFonts w:ascii="Calibri" w:hAnsi="Calibri" w:cs="Calibri"/>
          <w:color w:val="000000" w:themeColor="text1"/>
        </w:rPr>
      </w:pPr>
      <w:bookmarkStart w:id="48" w:name="_Ref193226892"/>
      <w:r w:rsidRPr="004547CE">
        <w:rPr>
          <w:rFonts w:ascii="Calibri" w:hAnsi="Calibri" w:cs="Calibri"/>
          <w:color w:val="000000" w:themeColor="text1"/>
        </w:rPr>
        <w:t>As confirmed in the methodology, all capital flow variables are stationary, allowing direct estimation of a VAR model without differencing. Granger causality tests reveal that the Current Account significantly predicts changes in NFA</w:t>
      </w:r>
      <w:r w:rsidR="00353558" w:rsidRPr="004547CE">
        <w:rPr>
          <w:rFonts w:ascii="Calibri" w:hAnsi="Calibri" w:cs="Calibri"/>
          <w:color w:val="000000" w:themeColor="text1"/>
        </w:rPr>
        <w:t xml:space="preserve">, </w:t>
      </w:r>
      <w:r w:rsidRPr="004547CE">
        <w:rPr>
          <w:rFonts w:ascii="Calibri" w:hAnsi="Calibri" w:cs="Calibri"/>
          <w:color w:val="000000" w:themeColor="text1"/>
        </w:rPr>
        <w:t>reinforcing its central role in driving Switzerland’s external wealth accumulation. In contrast, FDI and Financial Account flows do not exhibit statistically significant predictive power, suggesting they may be too volatile or long-term in nature to influence short-term NFA dynamics.</w:t>
      </w:r>
    </w:p>
    <w:p w14:paraId="2860A479" w14:textId="710D03B0" w:rsidR="00EE7BEB" w:rsidRPr="004547CE" w:rsidRDefault="00EE7BEB" w:rsidP="00A44B39">
      <w:pPr>
        <w:pStyle w:val="Caption"/>
        <w:spacing w:after="160"/>
        <w:jc w:val="both"/>
        <w:rPr>
          <w:rFonts w:ascii="Calibri" w:hAnsi="Calibri" w:cs="Calibri"/>
          <w:color w:val="000000" w:themeColor="text1"/>
          <w:sz w:val="24"/>
          <w:szCs w:val="24"/>
        </w:rPr>
      </w:pPr>
      <w:r w:rsidRPr="004547CE">
        <w:rPr>
          <w:rFonts w:ascii="Calibri" w:hAnsi="Calibri" w:cs="Calibri"/>
          <w:color w:val="000000" w:themeColor="text1"/>
          <w:sz w:val="24"/>
          <w:szCs w:val="24"/>
        </w:rPr>
        <w:t xml:space="preserve">Table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Table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10</w:t>
      </w:r>
      <w:r w:rsidRPr="004547CE">
        <w:rPr>
          <w:rFonts w:ascii="Calibri" w:hAnsi="Calibri" w:cs="Calibri"/>
          <w:noProof/>
          <w:color w:val="000000" w:themeColor="text1"/>
          <w:sz w:val="24"/>
          <w:szCs w:val="24"/>
        </w:rPr>
        <w:fldChar w:fldCharType="end"/>
      </w:r>
      <w:bookmarkEnd w:id="48"/>
      <w:r w:rsidRPr="004547CE">
        <w:rPr>
          <w:rFonts w:ascii="Calibri" w:hAnsi="Calibri" w:cs="Calibri"/>
          <w:color w:val="000000" w:themeColor="text1"/>
          <w:sz w:val="24"/>
          <w:szCs w:val="24"/>
        </w:rPr>
        <w:t xml:space="preserve">. Granger </w:t>
      </w:r>
      <w:proofErr w:type="gramStart"/>
      <w:r w:rsidRPr="004547CE">
        <w:rPr>
          <w:rFonts w:ascii="Calibri" w:hAnsi="Calibri" w:cs="Calibri"/>
          <w:color w:val="000000" w:themeColor="text1"/>
          <w:sz w:val="24"/>
          <w:szCs w:val="24"/>
        </w:rPr>
        <w:t>causality test results</w:t>
      </w:r>
      <w:proofErr w:type="gramEnd"/>
    </w:p>
    <w:tbl>
      <w:tblPr>
        <w:tblStyle w:val="PlainTable1"/>
        <w:tblW w:w="0" w:type="auto"/>
        <w:tblLook w:val="0420" w:firstRow="1" w:lastRow="0" w:firstColumn="0" w:lastColumn="0" w:noHBand="0" w:noVBand="1"/>
      </w:tblPr>
      <w:tblGrid>
        <w:gridCol w:w="2337"/>
        <w:gridCol w:w="2337"/>
        <w:gridCol w:w="2338"/>
        <w:gridCol w:w="2338"/>
      </w:tblGrid>
      <w:tr w:rsidR="004547CE" w:rsidRPr="004547CE" w14:paraId="715D138B" w14:textId="77777777" w:rsidTr="00E0401E">
        <w:trPr>
          <w:cnfStyle w:val="100000000000" w:firstRow="1" w:lastRow="0" w:firstColumn="0" w:lastColumn="0" w:oddVBand="0" w:evenVBand="0" w:oddHBand="0" w:evenHBand="0" w:firstRowFirstColumn="0" w:firstRowLastColumn="0" w:lastRowFirstColumn="0" w:lastRowLastColumn="0"/>
        </w:trPr>
        <w:tc>
          <w:tcPr>
            <w:tcW w:w="2337" w:type="dxa"/>
          </w:tcPr>
          <w:p w14:paraId="1E926B4F"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lastRenderedPageBreak/>
              <w:t>Predictor Variable</w:t>
            </w:r>
          </w:p>
        </w:tc>
        <w:tc>
          <w:tcPr>
            <w:tcW w:w="2337" w:type="dxa"/>
          </w:tcPr>
          <w:p w14:paraId="722B75C3"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F-Statistic</w:t>
            </w:r>
          </w:p>
        </w:tc>
        <w:tc>
          <w:tcPr>
            <w:tcW w:w="2338" w:type="dxa"/>
          </w:tcPr>
          <w:p w14:paraId="08519F4C"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p-value</w:t>
            </w:r>
          </w:p>
        </w:tc>
        <w:tc>
          <w:tcPr>
            <w:tcW w:w="2338" w:type="dxa"/>
          </w:tcPr>
          <w:p w14:paraId="3E58D7D6"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Conclusion</w:t>
            </w:r>
          </w:p>
        </w:tc>
      </w:tr>
      <w:tr w:rsidR="004547CE" w:rsidRPr="004547CE" w14:paraId="5FFDFFF6" w14:textId="77777777" w:rsidTr="00E0401E">
        <w:trPr>
          <w:cnfStyle w:val="000000100000" w:firstRow="0" w:lastRow="0" w:firstColumn="0" w:lastColumn="0" w:oddVBand="0" w:evenVBand="0" w:oddHBand="1" w:evenHBand="0" w:firstRowFirstColumn="0" w:firstRowLastColumn="0" w:lastRowFirstColumn="0" w:lastRowLastColumn="0"/>
        </w:trPr>
        <w:tc>
          <w:tcPr>
            <w:tcW w:w="2337" w:type="dxa"/>
          </w:tcPr>
          <w:p w14:paraId="1AC39D6E"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FDI_Total → ΔNFA</w:t>
            </w:r>
          </w:p>
        </w:tc>
        <w:tc>
          <w:tcPr>
            <w:tcW w:w="2337" w:type="dxa"/>
          </w:tcPr>
          <w:p w14:paraId="5D7B4805"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2.0954</w:t>
            </w:r>
          </w:p>
        </w:tc>
        <w:tc>
          <w:tcPr>
            <w:tcW w:w="2338" w:type="dxa"/>
          </w:tcPr>
          <w:p w14:paraId="5D86D775"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0.1572</w:t>
            </w:r>
          </w:p>
        </w:tc>
        <w:tc>
          <w:tcPr>
            <w:tcW w:w="2338" w:type="dxa"/>
          </w:tcPr>
          <w:p w14:paraId="19049612"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No Causality</w:t>
            </w:r>
          </w:p>
        </w:tc>
      </w:tr>
      <w:tr w:rsidR="004547CE" w:rsidRPr="004547CE" w14:paraId="2A9278D0" w14:textId="77777777" w:rsidTr="00E0401E">
        <w:tc>
          <w:tcPr>
            <w:tcW w:w="2337" w:type="dxa"/>
          </w:tcPr>
          <w:p w14:paraId="2E516EE3"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Financial_Account → ΔNFA</w:t>
            </w:r>
          </w:p>
        </w:tc>
        <w:tc>
          <w:tcPr>
            <w:tcW w:w="2337" w:type="dxa"/>
          </w:tcPr>
          <w:p w14:paraId="0517D13C"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0.0091</w:t>
            </w:r>
          </w:p>
        </w:tc>
        <w:tc>
          <w:tcPr>
            <w:tcW w:w="2338" w:type="dxa"/>
          </w:tcPr>
          <w:p w14:paraId="7DC2AB4F"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0.9245</w:t>
            </w:r>
          </w:p>
        </w:tc>
        <w:tc>
          <w:tcPr>
            <w:tcW w:w="2338" w:type="dxa"/>
          </w:tcPr>
          <w:p w14:paraId="3032DE9A"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No Causality</w:t>
            </w:r>
          </w:p>
        </w:tc>
      </w:tr>
      <w:tr w:rsidR="004547CE" w:rsidRPr="004547CE" w14:paraId="17664BC5" w14:textId="77777777" w:rsidTr="00E0401E">
        <w:trPr>
          <w:cnfStyle w:val="000000100000" w:firstRow="0" w:lastRow="0" w:firstColumn="0" w:lastColumn="0" w:oddVBand="0" w:evenVBand="0" w:oddHBand="1" w:evenHBand="0" w:firstRowFirstColumn="0" w:firstRowLastColumn="0" w:lastRowFirstColumn="0" w:lastRowLastColumn="0"/>
        </w:trPr>
        <w:tc>
          <w:tcPr>
            <w:tcW w:w="2337" w:type="dxa"/>
          </w:tcPr>
          <w:p w14:paraId="5031863F"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Current_Account → ΔNFA</w:t>
            </w:r>
          </w:p>
        </w:tc>
        <w:tc>
          <w:tcPr>
            <w:tcW w:w="2337" w:type="dxa"/>
          </w:tcPr>
          <w:p w14:paraId="16F8120E"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99.4859</w:t>
            </w:r>
          </w:p>
        </w:tc>
        <w:tc>
          <w:tcPr>
            <w:tcW w:w="2338" w:type="dxa"/>
          </w:tcPr>
          <w:p w14:paraId="45D95D88"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0.0000</w:t>
            </w:r>
          </w:p>
        </w:tc>
        <w:tc>
          <w:tcPr>
            <w:tcW w:w="2338" w:type="dxa"/>
          </w:tcPr>
          <w:p w14:paraId="3EE5F7F5" w14:textId="77777777" w:rsidR="00EE7BEB" w:rsidRPr="004547CE" w:rsidRDefault="00EE7BEB" w:rsidP="00A44B39">
            <w:pPr>
              <w:spacing w:after="160"/>
              <w:jc w:val="both"/>
              <w:rPr>
                <w:rFonts w:ascii="Calibri" w:hAnsi="Calibri" w:cs="Calibri"/>
                <w:color w:val="000000" w:themeColor="text1"/>
              </w:rPr>
            </w:pPr>
            <w:r w:rsidRPr="004547CE">
              <w:rPr>
                <w:rFonts w:ascii="Calibri" w:hAnsi="Calibri" w:cs="Calibri"/>
                <w:color w:val="000000" w:themeColor="text1"/>
              </w:rPr>
              <w:t>Granger-Causal</w:t>
            </w:r>
          </w:p>
        </w:tc>
      </w:tr>
    </w:tbl>
    <w:p w14:paraId="19D18D1E" w14:textId="171F8381" w:rsidR="004B7885" w:rsidRPr="004547CE" w:rsidRDefault="004B7885" w:rsidP="00A44B39">
      <w:pPr>
        <w:pStyle w:val="NormalWeb"/>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 xml:space="preserve">While the Granger causality tests indicated that only the Current Account predicts NFA changes, the VAR model reveals that FDI also has a statistically significant effect on NFA percentage changes when controlling for other capital flow components. </w:t>
      </w:r>
    </w:p>
    <w:p w14:paraId="662AEE0B" w14:textId="43877637" w:rsidR="005E55BC" w:rsidRPr="004547CE" w:rsidRDefault="004B7885" w:rsidP="00A44B39">
      <w:pPr>
        <w:pStyle w:val="NormalWeb"/>
        <w:spacing w:before="0" w:beforeAutospacing="0" w:after="160" w:afterAutospacing="0"/>
        <w:jc w:val="both"/>
        <w:rPr>
          <w:rStyle w:val="Strong"/>
          <w:rFonts w:ascii="Calibri" w:eastAsiaTheme="majorEastAsia" w:hAnsi="Calibri" w:cs="Calibri"/>
          <w:b w:val="0"/>
          <w:bCs w:val="0"/>
          <w:color w:val="000000" w:themeColor="text1"/>
        </w:rPr>
      </w:pPr>
      <w:r w:rsidRPr="004547CE">
        <w:rPr>
          <w:rStyle w:val="Strong"/>
          <w:rFonts w:ascii="Calibri" w:eastAsiaTheme="majorEastAsia" w:hAnsi="Calibri" w:cs="Calibri"/>
          <w:b w:val="0"/>
          <w:bCs w:val="0"/>
          <w:color w:val="000000" w:themeColor="text1"/>
        </w:rPr>
        <w:t>In the equation for NFA percentage change, both Current Account (p &lt; 0.001) and FDI (p = 0.005) coefficients are statistically significant, while Financial Account is not. These results reinforce the idea that trade-related transactions and direct investment are relevant for external wealth accumulation, but portfolio-related capital flows are not.</w:t>
      </w:r>
    </w:p>
    <w:p w14:paraId="40A15F70" w14:textId="5C5EA935" w:rsidR="00E534F1" w:rsidRPr="004547CE" w:rsidRDefault="00E534F1" w:rsidP="00A44B39">
      <w:pPr>
        <w:pStyle w:val="Caption"/>
        <w:spacing w:after="160"/>
        <w:jc w:val="both"/>
        <w:rPr>
          <w:rFonts w:ascii="Calibri" w:eastAsiaTheme="majorEastAsia" w:hAnsi="Calibri" w:cs="Calibri"/>
          <w:color w:val="000000" w:themeColor="text1"/>
          <w:sz w:val="24"/>
          <w:szCs w:val="24"/>
        </w:rPr>
      </w:pPr>
      <w:r w:rsidRPr="004547CE">
        <w:rPr>
          <w:rFonts w:ascii="Calibri" w:hAnsi="Calibri" w:cs="Calibri"/>
          <w:color w:val="000000" w:themeColor="text1"/>
          <w:sz w:val="24"/>
          <w:szCs w:val="24"/>
        </w:rPr>
        <w:t xml:space="preserve">Table </w:t>
      </w:r>
      <w:r w:rsidR="0064726F" w:rsidRPr="004547CE">
        <w:rPr>
          <w:rFonts w:ascii="Calibri" w:hAnsi="Calibri" w:cs="Calibri"/>
          <w:color w:val="000000" w:themeColor="text1"/>
          <w:sz w:val="24"/>
          <w:szCs w:val="24"/>
        </w:rPr>
        <w:fldChar w:fldCharType="begin"/>
      </w:r>
      <w:r w:rsidR="0064726F" w:rsidRPr="004547CE">
        <w:rPr>
          <w:rFonts w:ascii="Calibri" w:hAnsi="Calibri" w:cs="Calibri"/>
          <w:color w:val="000000" w:themeColor="text1"/>
          <w:sz w:val="24"/>
          <w:szCs w:val="24"/>
        </w:rPr>
        <w:instrText xml:space="preserve"> SEQ Table \* ARABIC </w:instrText>
      </w:r>
      <w:r w:rsidR="0064726F"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11</w:t>
      </w:r>
      <w:r w:rsidR="0064726F" w:rsidRPr="004547CE">
        <w:rPr>
          <w:rFonts w:ascii="Calibri" w:hAnsi="Calibri" w:cs="Calibri"/>
          <w:noProof/>
          <w:color w:val="000000" w:themeColor="text1"/>
          <w:sz w:val="24"/>
          <w:szCs w:val="24"/>
        </w:rPr>
        <w:fldChar w:fldCharType="end"/>
      </w:r>
      <w:r w:rsidRPr="004547CE">
        <w:rPr>
          <w:rFonts w:ascii="Calibri" w:hAnsi="Calibri" w:cs="Calibri"/>
          <w:color w:val="000000" w:themeColor="text1"/>
          <w:sz w:val="24"/>
          <w:szCs w:val="24"/>
        </w:rPr>
        <w:t>. VAR results</w:t>
      </w:r>
      <w:r w:rsidR="00353558" w:rsidRPr="004547CE">
        <w:rPr>
          <w:rFonts w:ascii="Calibri" w:hAnsi="Calibri" w:cs="Calibri"/>
          <w:color w:val="000000" w:themeColor="text1"/>
          <w:sz w:val="24"/>
          <w:szCs w:val="24"/>
        </w:rPr>
        <w:t xml:space="preserve"> for capital flows model</w:t>
      </w:r>
    </w:p>
    <w:tbl>
      <w:tblPr>
        <w:tblStyle w:val="PlainTable1"/>
        <w:tblW w:w="0" w:type="auto"/>
        <w:tblLook w:val="0420" w:firstRow="1" w:lastRow="0" w:firstColumn="0" w:lastColumn="0" w:noHBand="0" w:noVBand="1"/>
      </w:tblPr>
      <w:tblGrid>
        <w:gridCol w:w="2369"/>
        <w:gridCol w:w="2327"/>
        <w:gridCol w:w="1820"/>
        <w:gridCol w:w="2834"/>
      </w:tblGrid>
      <w:tr w:rsidR="004547CE" w:rsidRPr="004547CE" w14:paraId="17218942" w14:textId="77777777" w:rsidTr="00D5200C">
        <w:trPr>
          <w:cnfStyle w:val="100000000000" w:firstRow="1" w:lastRow="0" w:firstColumn="0" w:lastColumn="0" w:oddVBand="0" w:evenVBand="0" w:oddHBand="0" w:evenHBand="0" w:firstRowFirstColumn="0" w:firstRowLastColumn="0" w:lastRowFirstColumn="0" w:lastRowLastColumn="0"/>
        </w:trPr>
        <w:tc>
          <w:tcPr>
            <w:tcW w:w="2369" w:type="dxa"/>
          </w:tcPr>
          <w:p w14:paraId="75475EF2" w14:textId="7C9B734E"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Predictor</w:t>
            </w:r>
          </w:p>
        </w:tc>
        <w:tc>
          <w:tcPr>
            <w:tcW w:w="2327" w:type="dxa"/>
          </w:tcPr>
          <w:p w14:paraId="4E125EBA" w14:textId="72A36F5E"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Coefficient</w:t>
            </w:r>
          </w:p>
        </w:tc>
        <w:tc>
          <w:tcPr>
            <w:tcW w:w="1820" w:type="dxa"/>
          </w:tcPr>
          <w:p w14:paraId="31C8E64E" w14:textId="02F468E8"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p-value</w:t>
            </w:r>
          </w:p>
        </w:tc>
        <w:tc>
          <w:tcPr>
            <w:tcW w:w="2834" w:type="dxa"/>
          </w:tcPr>
          <w:p w14:paraId="033804EC" w14:textId="75693437"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Interpretation</w:t>
            </w:r>
          </w:p>
        </w:tc>
      </w:tr>
      <w:tr w:rsidR="004547CE" w:rsidRPr="004547CE" w14:paraId="2C33F67E" w14:textId="77777777" w:rsidTr="00D5200C">
        <w:trPr>
          <w:cnfStyle w:val="000000100000" w:firstRow="0" w:lastRow="0" w:firstColumn="0" w:lastColumn="0" w:oddVBand="0" w:evenVBand="0" w:oddHBand="1" w:evenHBand="0" w:firstRowFirstColumn="0" w:firstRowLastColumn="0" w:lastRowFirstColumn="0" w:lastRowLastColumn="0"/>
        </w:trPr>
        <w:tc>
          <w:tcPr>
            <w:tcW w:w="2369" w:type="dxa"/>
          </w:tcPr>
          <w:p w14:paraId="68021AB1" w14:textId="6083FEF0"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L1.FDI_Total</w:t>
            </w:r>
          </w:p>
        </w:tc>
        <w:tc>
          <w:tcPr>
            <w:tcW w:w="2327" w:type="dxa"/>
          </w:tcPr>
          <w:p w14:paraId="33C6F5A8" w14:textId="42D81BBF"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0.267</w:t>
            </w:r>
          </w:p>
        </w:tc>
        <w:tc>
          <w:tcPr>
            <w:tcW w:w="1820" w:type="dxa"/>
          </w:tcPr>
          <w:p w14:paraId="72CB0372" w14:textId="77AD5110"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0.005</w:t>
            </w:r>
          </w:p>
        </w:tc>
        <w:tc>
          <w:tcPr>
            <w:tcW w:w="2834" w:type="dxa"/>
          </w:tcPr>
          <w:p w14:paraId="71502F50" w14:textId="082DEBAE"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 Statistically significant</w:t>
            </w:r>
          </w:p>
        </w:tc>
      </w:tr>
      <w:tr w:rsidR="004547CE" w:rsidRPr="004547CE" w14:paraId="36648F64" w14:textId="77777777" w:rsidTr="00D5200C">
        <w:tc>
          <w:tcPr>
            <w:tcW w:w="2369" w:type="dxa"/>
          </w:tcPr>
          <w:p w14:paraId="70C7CD06" w14:textId="4ADDCB9A"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L</w:t>
            </w:r>
            <w:proofErr w:type="gramStart"/>
            <w:r w:rsidRPr="004547CE">
              <w:rPr>
                <w:rFonts w:ascii="Calibri" w:hAnsi="Calibri" w:cs="Calibri"/>
                <w:color w:val="000000" w:themeColor="text1"/>
              </w:rPr>
              <w:t>1.Financial</w:t>
            </w:r>
            <w:proofErr w:type="gramEnd"/>
            <w:r w:rsidRPr="004547CE">
              <w:rPr>
                <w:rFonts w:ascii="Calibri" w:hAnsi="Calibri" w:cs="Calibri"/>
                <w:color w:val="000000" w:themeColor="text1"/>
              </w:rPr>
              <w:t>_Account</w:t>
            </w:r>
          </w:p>
        </w:tc>
        <w:tc>
          <w:tcPr>
            <w:tcW w:w="2327" w:type="dxa"/>
          </w:tcPr>
          <w:p w14:paraId="3C115C03" w14:textId="39D8B421"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-0.234</w:t>
            </w:r>
          </w:p>
        </w:tc>
        <w:tc>
          <w:tcPr>
            <w:tcW w:w="1820" w:type="dxa"/>
          </w:tcPr>
          <w:p w14:paraId="0103AA19" w14:textId="49832004"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0.263</w:t>
            </w:r>
          </w:p>
        </w:tc>
        <w:tc>
          <w:tcPr>
            <w:tcW w:w="2834" w:type="dxa"/>
          </w:tcPr>
          <w:p w14:paraId="04A12DBE" w14:textId="64B720E4"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 Not significant</w:t>
            </w:r>
          </w:p>
        </w:tc>
      </w:tr>
      <w:tr w:rsidR="004547CE" w:rsidRPr="004547CE" w14:paraId="58CAACCE" w14:textId="77777777" w:rsidTr="00D5200C">
        <w:trPr>
          <w:cnfStyle w:val="000000100000" w:firstRow="0" w:lastRow="0" w:firstColumn="0" w:lastColumn="0" w:oddVBand="0" w:evenVBand="0" w:oddHBand="1" w:evenHBand="0" w:firstRowFirstColumn="0" w:firstRowLastColumn="0" w:lastRowFirstColumn="0" w:lastRowLastColumn="0"/>
        </w:trPr>
        <w:tc>
          <w:tcPr>
            <w:tcW w:w="2369" w:type="dxa"/>
          </w:tcPr>
          <w:p w14:paraId="1F73B901" w14:textId="72543CEA"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L</w:t>
            </w:r>
            <w:proofErr w:type="gramStart"/>
            <w:r w:rsidRPr="004547CE">
              <w:rPr>
                <w:rFonts w:ascii="Calibri" w:hAnsi="Calibri" w:cs="Calibri"/>
                <w:color w:val="000000" w:themeColor="text1"/>
              </w:rPr>
              <w:t>1.Current</w:t>
            </w:r>
            <w:proofErr w:type="gramEnd"/>
            <w:r w:rsidRPr="004547CE">
              <w:rPr>
                <w:rFonts w:ascii="Calibri" w:hAnsi="Calibri" w:cs="Calibri"/>
                <w:color w:val="000000" w:themeColor="text1"/>
              </w:rPr>
              <w:t>_Account</w:t>
            </w:r>
          </w:p>
        </w:tc>
        <w:tc>
          <w:tcPr>
            <w:tcW w:w="2327" w:type="dxa"/>
          </w:tcPr>
          <w:p w14:paraId="358D1462" w14:textId="24B1D44C"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4.358</w:t>
            </w:r>
          </w:p>
        </w:tc>
        <w:tc>
          <w:tcPr>
            <w:tcW w:w="1820" w:type="dxa"/>
          </w:tcPr>
          <w:p w14:paraId="0053D636" w14:textId="552A21AE"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0.000</w:t>
            </w:r>
          </w:p>
        </w:tc>
        <w:tc>
          <w:tcPr>
            <w:tcW w:w="2834" w:type="dxa"/>
          </w:tcPr>
          <w:p w14:paraId="2B4D8A98" w14:textId="6075AAE2"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 Highly significant</w:t>
            </w:r>
          </w:p>
        </w:tc>
      </w:tr>
      <w:tr w:rsidR="004547CE" w:rsidRPr="004547CE" w14:paraId="7E7F8CF1" w14:textId="77777777" w:rsidTr="00D5200C">
        <w:tc>
          <w:tcPr>
            <w:tcW w:w="2369" w:type="dxa"/>
          </w:tcPr>
          <w:p w14:paraId="3444ACC7" w14:textId="7E4F0105"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L1.NFA_Pct_Change</w:t>
            </w:r>
          </w:p>
        </w:tc>
        <w:tc>
          <w:tcPr>
            <w:tcW w:w="2327" w:type="dxa"/>
          </w:tcPr>
          <w:p w14:paraId="49A51F84" w14:textId="37E7063E"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-0.036</w:t>
            </w:r>
          </w:p>
        </w:tc>
        <w:tc>
          <w:tcPr>
            <w:tcW w:w="1820" w:type="dxa"/>
          </w:tcPr>
          <w:p w14:paraId="5EB6E0E5" w14:textId="34E741E1"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0.654</w:t>
            </w:r>
          </w:p>
        </w:tc>
        <w:tc>
          <w:tcPr>
            <w:tcW w:w="2834" w:type="dxa"/>
          </w:tcPr>
          <w:p w14:paraId="28DE9825" w14:textId="1D299B10" w:rsidR="005E55BC" w:rsidRPr="004547CE" w:rsidRDefault="005E55BC"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 Not significant</w:t>
            </w:r>
          </w:p>
        </w:tc>
      </w:tr>
    </w:tbl>
    <w:p w14:paraId="4A54CFA8" w14:textId="77777777" w:rsidR="00353558" w:rsidRPr="004547CE" w:rsidRDefault="00353558" w:rsidP="00A44B39">
      <w:pPr>
        <w:pStyle w:val="NormalWeb"/>
        <w:spacing w:before="0" w:beforeAutospacing="0" w:after="160" w:afterAutospacing="0"/>
        <w:jc w:val="both"/>
        <w:rPr>
          <w:rFonts w:ascii="Calibri" w:hAnsi="Calibri" w:cs="Calibri"/>
          <w:color w:val="000000" w:themeColor="text1"/>
        </w:rPr>
      </w:pPr>
    </w:p>
    <w:p w14:paraId="7D8A90E1" w14:textId="55A3D6E6" w:rsidR="004B7885" w:rsidRPr="004547CE" w:rsidRDefault="00197084" w:rsidP="00A44B39">
      <w:pPr>
        <w:pStyle w:val="NormalWeb"/>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 xml:space="preserve">To quantify the impact of shocks, </w:t>
      </w:r>
      <w:commentRangeStart w:id="49"/>
      <w:r w:rsidRPr="004547CE">
        <w:rPr>
          <w:rFonts w:ascii="Calibri" w:hAnsi="Calibri" w:cs="Calibri"/>
          <w:color w:val="000000" w:themeColor="text1"/>
        </w:rPr>
        <w:t>we estimate impulse response functions (IRF)</w:t>
      </w:r>
      <w:r w:rsidR="004B7885" w:rsidRPr="004547CE">
        <w:rPr>
          <w:rFonts w:ascii="Calibri" w:hAnsi="Calibri" w:cs="Calibri"/>
          <w:color w:val="000000" w:themeColor="text1"/>
        </w:rPr>
        <w:t xml:space="preserve">. </w:t>
      </w:r>
      <w:commentRangeEnd w:id="49"/>
      <w:r w:rsidR="00D63C2A">
        <w:rPr>
          <w:rStyle w:val="CommentReference"/>
        </w:rPr>
        <w:commentReference w:id="49"/>
      </w:r>
      <w:r w:rsidR="004B7885" w:rsidRPr="004547CE">
        <w:rPr>
          <w:rFonts w:ascii="Calibri" w:hAnsi="Calibri" w:cs="Calibri"/>
          <w:color w:val="000000" w:themeColor="text1"/>
        </w:rPr>
        <w:t>The results, shown in</w:t>
      </w:r>
      <w:r w:rsidR="007F5E0D" w:rsidRPr="004547CE">
        <w:rPr>
          <w:rFonts w:ascii="Calibri" w:hAnsi="Calibri" w:cs="Calibri"/>
          <w:color w:val="000000" w:themeColor="text1"/>
        </w:rPr>
        <w:t xml:space="preserve"> </w:t>
      </w:r>
      <w:r w:rsidR="007F5E0D" w:rsidRPr="004547CE">
        <w:rPr>
          <w:rFonts w:ascii="Calibri" w:hAnsi="Calibri" w:cs="Calibri"/>
          <w:color w:val="000000" w:themeColor="text1"/>
        </w:rPr>
        <w:fldChar w:fldCharType="begin"/>
      </w:r>
      <w:r w:rsidR="007F5E0D" w:rsidRPr="004547CE">
        <w:rPr>
          <w:rFonts w:ascii="Calibri" w:hAnsi="Calibri" w:cs="Calibri"/>
          <w:color w:val="000000" w:themeColor="text1"/>
        </w:rPr>
        <w:instrText xml:space="preserve"> REF _Ref193743880 \h </w:instrText>
      </w:r>
      <w:r w:rsidR="00E534F1" w:rsidRPr="004547CE">
        <w:rPr>
          <w:rFonts w:ascii="Calibri" w:hAnsi="Calibri" w:cs="Calibri"/>
          <w:color w:val="000000" w:themeColor="text1"/>
        </w:rPr>
        <w:instrText xml:space="preserve"> \* MERGEFORMAT </w:instrText>
      </w:r>
      <w:r w:rsidR="007F5E0D" w:rsidRPr="004547CE">
        <w:rPr>
          <w:rFonts w:ascii="Calibri" w:hAnsi="Calibri" w:cs="Calibri"/>
          <w:color w:val="000000" w:themeColor="text1"/>
        </w:rPr>
      </w:r>
      <w:r w:rsidR="007F5E0D"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Figure </w:t>
      </w:r>
      <w:r w:rsidR="004547CE">
        <w:rPr>
          <w:rFonts w:ascii="Calibri" w:hAnsi="Calibri" w:cs="Calibri"/>
          <w:noProof/>
          <w:color w:val="000000" w:themeColor="text1"/>
        </w:rPr>
        <w:t>10</w:t>
      </w:r>
      <w:r w:rsidR="007F5E0D" w:rsidRPr="004547CE">
        <w:rPr>
          <w:rFonts w:ascii="Calibri" w:hAnsi="Calibri" w:cs="Calibri"/>
          <w:color w:val="000000" w:themeColor="text1"/>
        </w:rPr>
        <w:fldChar w:fldCharType="end"/>
      </w:r>
      <w:r w:rsidR="004B7885" w:rsidRPr="004547CE">
        <w:rPr>
          <w:rFonts w:ascii="Calibri" w:hAnsi="Calibri" w:cs="Calibri"/>
          <w:color w:val="000000" w:themeColor="text1"/>
        </w:rPr>
        <w:t>, reveal distinct dynamics:</w:t>
      </w:r>
    </w:p>
    <w:p w14:paraId="33126C3B" w14:textId="77777777" w:rsidR="004B7885" w:rsidRPr="004547CE" w:rsidRDefault="004B7885">
      <w:pPr>
        <w:pStyle w:val="NormalWeb"/>
        <w:numPr>
          <w:ilvl w:val="0"/>
          <w:numId w:val="1"/>
        </w:numPr>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A one-standard-deviation shock to the Current Account leads to a strong, immediate, and persistent increase in NFA percentage changes, confirming its dominant role.</w:t>
      </w:r>
    </w:p>
    <w:p w14:paraId="1C3B854B" w14:textId="77777777" w:rsidR="004B7885" w:rsidRPr="004547CE" w:rsidRDefault="004B7885">
      <w:pPr>
        <w:pStyle w:val="NormalWeb"/>
        <w:numPr>
          <w:ilvl w:val="0"/>
          <w:numId w:val="1"/>
        </w:numPr>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FDI shocks also result in a short-term rise in NFA, peaking within two periods and fading thereafter, suggesting a temporary influence.</w:t>
      </w:r>
    </w:p>
    <w:p w14:paraId="4D228E41" w14:textId="77777777" w:rsidR="004B7885" w:rsidRPr="004547CE" w:rsidRDefault="004B7885">
      <w:pPr>
        <w:pStyle w:val="NormalWeb"/>
        <w:numPr>
          <w:ilvl w:val="0"/>
          <w:numId w:val="1"/>
        </w:numPr>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In contrast, Financial Account shocks have no meaningful or lasting effect on NFA, as responses remain within confidence intervals.</w:t>
      </w:r>
    </w:p>
    <w:p w14:paraId="27F1B24E" w14:textId="17CA7621" w:rsidR="00197084" w:rsidRPr="004547CE" w:rsidRDefault="004B7885">
      <w:pPr>
        <w:pStyle w:val="NormalWeb"/>
        <w:numPr>
          <w:ilvl w:val="0"/>
          <w:numId w:val="1"/>
        </w:numPr>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The response of NFA to its own past shocks is mild and short-lived, indicating low autocorrelation.</w:t>
      </w:r>
    </w:p>
    <w:p w14:paraId="7B81AF46" w14:textId="77777777" w:rsidR="00BD1E22" w:rsidRPr="004547CE" w:rsidRDefault="00CA723B" w:rsidP="00A44B39">
      <w:pPr>
        <w:pStyle w:val="NormalWeb"/>
        <w:keepNext/>
        <w:spacing w:before="0" w:beforeAutospacing="0" w:after="160" w:afterAutospacing="0"/>
        <w:jc w:val="both"/>
        <w:rPr>
          <w:rFonts w:ascii="Calibri" w:hAnsi="Calibri" w:cs="Calibri"/>
          <w:color w:val="000000" w:themeColor="text1"/>
        </w:rPr>
      </w:pPr>
      <w:r w:rsidRPr="004547CE">
        <w:rPr>
          <w:rFonts w:ascii="Calibri" w:hAnsi="Calibri" w:cs="Calibri"/>
          <w:noProof/>
          <w:color w:val="000000" w:themeColor="text1"/>
          <w14:ligatures w14:val="standardContextual"/>
        </w:rPr>
        <w:lastRenderedPageBreak/>
        <w:drawing>
          <wp:inline distT="0" distB="0" distL="0" distR="0" wp14:anchorId="00867AB4" wp14:editId="2CF93CA8">
            <wp:extent cx="5943600" cy="4764405"/>
            <wp:effectExtent l="0" t="0" r="0" b="0"/>
            <wp:docPr id="35053176" name="Picture 12" descr="A group of graphs showing the function of a financial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3176" name="Picture 12" descr="A group of graphs showing the function of a financial accoun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764405"/>
                    </a:xfrm>
                    <a:prstGeom prst="rect">
                      <a:avLst/>
                    </a:prstGeom>
                  </pic:spPr>
                </pic:pic>
              </a:graphicData>
            </a:graphic>
          </wp:inline>
        </w:drawing>
      </w:r>
    </w:p>
    <w:p w14:paraId="6A7204F6" w14:textId="4AD41496" w:rsidR="00D76978" w:rsidRPr="004547CE" w:rsidRDefault="007F5E0D" w:rsidP="00A44B39">
      <w:pPr>
        <w:pStyle w:val="Caption"/>
        <w:spacing w:after="160"/>
        <w:jc w:val="both"/>
        <w:rPr>
          <w:rFonts w:ascii="Calibri" w:hAnsi="Calibri" w:cs="Calibri"/>
          <w:color w:val="000000" w:themeColor="text1"/>
          <w:sz w:val="24"/>
          <w:szCs w:val="24"/>
        </w:rPr>
      </w:pPr>
      <w:bookmarkStart w:id="50" w:name="_Ref193743880"/>
      <w:r w:rsidRPr="004547CE">
        <w:rPr>
          <w:rFonts w:ascii="Calibri" w:hAnsi="Calibri" w:cs="Calibri"/>
          <w:color w:val="000000" w:themeColor="text1"/>
          <w:sz w:val="24"/>
          <w:szCs w:val="24"/>
        </w:rPr>
        <w:t xml:space="preserve">Figure </w:t>
      </w:r>
      <w:r w:rsidR="003E1952" w:rsidRPr="004547CE">
        <w:rPr>
          <w:rFonts w:ascii="Calibri" w:hAnsi="Calibri" w:cs="Calibri"/>
          <w:color w:val="000000" w:themeColor="text1"/>
          <w:sz w:val="24"/>
          <w:szCs w:val="24"/>
        </w:rPr>
        <w:fldChar w:fldCharType="begin"/>
      </w:r>
      <w:r w:rsidR="003E1952" w:rsidRPr="004547CE">
        <w:rPr>
          <w:rFonts w:ascii="Calibri" w:hAnsi="Calibri" w:cs="Calibri"/>
          <w:color w:val="000000" w:themeColor="text1"/>
          <w:sz w:val="24"/>
          <w:szCs w:val="24"/>
        </w:rPr>
        <w:instrText xml:space="preserve"> SEQ Figure \* ARABIC </w:instrText>
      </w:r>
      <w:r w:rsidR="003E1952"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10</w:t>
      </w:r>
      <w:r w:rsidR="003E1952" w:rsidRPr="004547CE">
        <w:rPr>
          <w:rFonts w:ascii="Calibri" w:hAnsi="Calibri" w:cs="Calibri"/>
          <w:noProof/>
          <w:color w:val="000000" w:themeColor="text1"/>
          <w:sz w:val="24"/>
          <w:szCs w:val="24"/>
        </w:rPr>
        <w:fldChar w:fldCharType="end"/>
      </w:r>
      <w:bookmarkEnd w:id="50"/>
      <w:r w:rsidRPr="004547CE">
        <w:rPr>
          <w:rFonts w:ascii="Calibri" w:hAnsi="Calibri" w:cs="Calibri"/>
          <w:color w:val="000000" w:themeColor="text1"/>
          <w:sz w:val="24"/>
          <w:szCs w:val="24"/>
        </w:rPr>
        <w:t xml:space="preserve">. </w:t>
      </w:r>
      <w:r w:rsidR="00BD1E22" w:rsidRPr="004547CE">
        <w:rPr>
          <w:rFonts w:ascii="Calibri" w:hAnsi="Calibri" w:cs="Calibri"/>
          <w:color w:val="000000" w:themeColor="text1"/>
          <w:sz w:val="24"/>
          <w:szCs w:val="24"/>
        </w:rPr>
        <w:t>Impulse response functions (orthogonalized)</w:t>
      </w:r>
    </w:p>
    <w:p w14:paraId="1A5D8923" w14:textId="77777777" w:rsidR="004B7885" w:rsidRPr="004547CE" w:rsidRDefault="004B7885" w:rsidP="00A44B39">
      <w:pPr>
        <w:spacing w:after="160"/>
        <w:jc w:val="both"/>
        <w:rPr>
          <w:rFonts w:ascii="Calibri" w:hAnsi="Calibri" w:cs="Calibri"/>
          <w:b/>
          <w:bCs/>
          <w:color w:val="000000" w:themeColor="text1"/>
        </w:rPr>
      </w:pPr>
      <w:r w:rsidRPr="004547CE">
        <w:rPr>
          <w:rStyle w:val="Strong"/>
          <w:rFonts w:ascii="Calibri" w:eastAsiaTheme="majorEastAsia" w:hAnsi="Calibri" w:cs="Calibri"/>
          <w:b w:val="0"/>
          <w:bCs w:val="0"/>
          <w:color w:val="000000" w:themeColor="text1"/>
        </w:rPr>
        <w:t>These IRFs support the VAR results and highlight the asymmetric impact of capital flow components: while trade surpluses and direct investments contribute to NFA growth, financial account flows do not materially affect Switzerland’s external wealth.</w:t>
      </w:r>
    </w:p>
    <w:p w14:paraId="1162B0C0" w14:textId="77777777" w:rsidR="004B7885" w:rsidRPr="004547CE" w:rsidRDefault="004B7885" w:rsidP="00A44B39">
      <w:pPr>
        <w:spacing w:after="160"/>
        <w:jc w:val="both"/>
        <w:rPr>
          <w:rStyle w:val="Strong"/>
          <w:rFonts w:ascii="Calibri" w:eastAsiaTheme="majorEastAsia" w:hAnsi="Calibri" w:cs="Calibri"/>
          <w:b w:val="0"/>
          <w:bCs w:val="0"/>
          <w:color w:val="000000" w:themeColor="text1"/>
        </w:rPr>
      </w:pPr>
      <w:r w:rsidRPr="004547CE">
        <w:rPr>
          <w:rStyle w:val="Strong"/>
          <w:rFonts w:ascii="Calibri" w:eastAsiaTheme="majorEastAsia" w:hAnsi="Calibri" w:cs="Calibri"/>
          <w:b w:val="0"/>
          <w:bCs w:val="0"/>
          <w:color w:val="000000" w:themeColor="text1"/>
        </w:rPr>
        <w:t>In summary, our analysis shows that the Current Account is the principal driver of Switzerland’s NFA accumulation, with FDI playing a secondary but significant role. Portfolio flows captured by the Financial Account, however, do not meaningfully influence NFA dynamics. This suggests that Switzerland’s external wealth is shaped primarily by trade performance and long-term investment flows rather than short-term capital movements.</w:t>
      </w:r>
    </w:p>
    <w:p w14:paraId="34BFD6AA" w14:textId="2F6D87CD" w:rsidR="00D35FFB" w:rsidRPr="004547CE" w:rsidRDefault="00D35FFB" w:rsidP="00A44B39">
      <w:pPr>
        <w:spacing w:after="160"/>
        <w:jc w:val="both"/>
        <w:rPr>
          <w:rFonts w:ascii="Calibri" w:hAnsi="Calibri" w:cs="Calibri"/>
          <w:b/>
          <w:bCs/>
          <w:color w:val="000000" w:themeColor="text1"/>
        </w:rPr>
      </w:pPr>
      <w:r w:rsidRPr="004547CE">
        <w:rPr>
          <w:rFonts w:ascii="Calibri" w:hAnsi="Calibri" w:cs="Calibri"/>
          <w:b/>
          <w:bCs/>
          <w:noProof/>
          <w:color w:val="000000" w:themeColor="text1"/>
          <w14:ligatures w14:val="standardContextual"/>
        </w:rPr>
        <w:lastRenderedPageBreak/>
        <w:drawing>
          <wp:inline distT="0" distB="0" distL="0" distR="0" wp14:anchorId="17FF8809" wp14:editId="07E00038">
            <wp:extent cx="5943600" cy="2748280"/>
            <wp:effectExtent l="0" t="0" r="0" b="0"/>
            <wp:docPr id="592776286" name="Picture 8" descr="A graph showing the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6286" name="Picture 8" descr="A graph showing the different colored lin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72705761" w14:textId="58A44D84" w:rsidR="001372F7" w:rsidRPr="004547CE" w:rsidRDefault="001372F7" w:rsidP="00A44B39">
      <w:pPr>
        <w:pStyle w:val="Caption"/>
        <w:jc w:val="both"/>
        <w:rPr>
          <w:rFonts w:ascii="Calibri" w:hAnsi="Calibri" w:cs="Calibri"/>
          <w:b/>
          <w:bCs/>
          <w:color w:val="000000" w:themeColor="text1"/>
          <w:sz w:val="24"/>
          <w:szCs w:val="24"/>
        </w:rPr>
      </w:pPr>
      <w:r w:rsidRPr="004547CE">
        <w:rPr>
          <w:rFonts w:ascii="Calibri" w:hAnsi="Calibri" w:cs="Calibri"/>
          <w:color w:val="000000" w:themeColor="text1"/>
          <w:sz w:val="24"/>
          <w:szCs w:val="24"/>
        </w:rPr>
        <w:t xml:space="preserve">Figure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Figure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11</w:t>
      </w:r>
      <w:r w:rsidRPr="004547CE">
        <w:rPr>
          <w:rFonts w:ascii="Calibri" w:hAnsi="Calibri" w:cs="Calibri"/>
          <w:color w:val="000000" w:themeColor="text1"/>
          <w:sz w:val="24"/>
          <w:szCs w:val="24"/>
        </w:rPr>
        <w:fldChar w:fldCharType="end"/>
      </w:r>
      <w:r w:rsidRPr="004547CE">
        <w:rPr>
          <w:rFonts w:ascii="Calibri" w:hAnsi="Calibri" w:cs="Calibri"/>
          <w:color w:val="000000" w:themeColor="text1"/>
          <w:sz w:val="24"/>
          <w:szCs w:val="24"/>
        </w:rPr>
        <w:t xml:space="preserve">. </w:t>
      </w:r>
      <w:proofErr w:type="gramStart"/>
      <w:r w:rsidRPr="004547CE">
        <w:rPr>
          <w:rFonts w:ascii="Calibri" w:hAnsi="Calibri" w:cs="Calibri"/>
          <w:color w:val="000000" w:themeColor="text1"/>
          <w:sz w:val="24"/>
          <w:szCs w:val="24"/>
        </w:rPr>
        <w:t>Ten year</w:t>
      </w:r>
      <w:proofErr w:type="gramEnd"/>
      <w:r w:rsidRPr="004547CE">
        <w:rPr>
          <w:rFonts w:ascii="Calibri" w:hAnsi="Calibri" w:cs="Calibri"/>
          <w:color w:val="000000" w:themeColor="text1"/>
          <w:sz w:val="24"/>
          <w:szCs w:val="24"/>
        </w:rPr>
        <w:t xml:space="preserve"> forecast values for capital flows </w:t>
      </w:r>
    </w:p>
    <w:p w14:paraId="7861425D" w14:textId="71D15EE3" w:rsidR="004E4150" w:rsidRPr="004547CE" w:rsidRDefault="00D97EDF">
      <w:pPr>
        <w:pStyle w:val="Heading2"/>
        <w:numPr>
          <w:ilvl w:val="1"/>
          <w:numId w:val="6"/>
        </w:numPr>
        <w:spacing w:before="0" w:after="160"/>
        <w:jc w:val="both"/>
        <w:rPr>
          <w:rFonts w:ascii="Calibri" w:hAnsi="Calibri" w:cs="Calibri"/>
          <w:color w:val="000000" w:themeColor="text1"/>
        </w:rPr>
      </w:pPr>
      <w:r w:rsidRPr="004547CE">
        <w:rPr>
          <w:rFonts w:ascii="Calibri" w:hAnsi="Calibri" w:cs="Calibri"/>
          <w:color w:val="000000" w:themeColor="text1"/>
        </w:rPr>
        <w:t>Valuation Effects</w:t>
      </w:r>
    </w:p>
    <w:p w14:paraId="4E6B8E06" w14:textId="5863E2C5" w:rsidR="0097093E" w:rsidRPr="004547CE" w:rsidRDefault="00C77687"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As shown </w:t>
      </w:r>
      <w:r w:rsidR="00817ECE" w:rsidRPr="004547CE">
        <w:rPr>
          <w:rFonts w:ascii="Calibri" w:hAnsi="Calibri" w:cs="Calibri"/>
          <w:color w:val="000000" w:themeColor="text1"/>
        </w:rPr>
        <w:t xml:space="preserve">in </w:t>
      </w:r>
      <w:r w:rsidR="00817ECE" w:rsidRPr="004547CE">
        <w:rPr>
          <w:rFonts w:ascii="Calibri" w:hAnsi="Calibri" w:cs="Calibri"/>
          <w:color w:val="000000" w:themeColor="text1"/>
        </w:rPr>
        <w:fldChar w:fldCharType="begin"/>
      </w:r>
      <w:r w:rsidR="00817ECE" w:rsidRPr="004547CE">
        <w:rPr>
          <w:rFonts w:ascii="Calibri" w:hAnsi="Calibri" w:cs="Calibri"/>
          <w:color w:val="000000" w:themeColor="text1"/>
        </w:rPr>
        <w:instrText xml:space="preserve"> REF _Ref193743128 \h </w:instrText>
      </w:r>
      <w:r w:rsidR="009B6F1F" w:rsidRPr="004547CE">
        <w:rPr>
          <w:rFonts w:ascii="Calibri" w:hAnsi="Calibri" w:cs="Calibri"/>
          <w:color w:val="000000" w:themeColor="text1"/>
        </w:rPr>
        <w:instrText xml:space="preserve"> \* MERGEFORMAT </w:instrText>
      </w:r>
      <w:r w:rsidR="00817ECE" w:rsidRPr="004547CE">
        <w:rPr>
          <w:rFonts w:ascii="Calibri" w:hAnsi="Calibri" w:cs="Calibri"/>
          <w:color w:val="000000" w:themeColor="text1"/>
        </w:rPr>
      </w:r>
      <w:r w:rsidR="00817ECE"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Figure </w:t>
      </w:r>
      <w:r w:rsidR="004547CE">
        <w:rPr>
          <w:rFonts w:ascii="Calibri" w:hAnsi="Calibri" w:cs="Calibri"/>
          <w:noProof/>
          <w:color w:val="000000" w:themeColor="text1"/>
        </w:rPr>
        <w:t>6</w:t>
      </w:r>
      <w:r w:rsidR="00817ECE" w:rsidRPr="004547CE">
        <w:rPr>
          <w:rFonts w:ascii="Calibri" w:hAnsi="Calibri" w:cs="Calibri"/>
          <w:color w:val="000000" w:themeColor="text1"/>
        </w:rPr>
        <w:fldChar w:fldCharType="end"/>
      </w:r>
      <w:r w:rsidRPr="004547CE">
        <w:rPr>
          <w:rFonts w:ascii="Calibri" w:hAnsi="Calibri" w:cs="Calibri"/>
          <w:color w:val="000000" w:themeColor="text1"/>
        </w:rPr>
        <w:t xml:space="preserve">, valuation effects have persistently subtracted from Switzerland’s NFA position, particularly after 2008. </w:t>
      </w:r>
      <w:r w:rsidR="0097093E" w:rsidRPr="004547CE">
        <w:rPr>
          <w:rFonts w:ascii="Calibri" w:hAnsi="Calibri" w:cs="Calibri"/>
          <w:color w:val="000000" w:themeColor="text1"/>
        </w:rPr>
        <w:t xml:space="preserve">To investigate this channel further, we </w:t>
      </w:r>
      <w:proofErr w:type="gramStart"/>
      <w:r w:rsidR="0097093E" w:rsidRPr="004547CE">
        <w:rPr>
          <w:rFonts w:ascii="Calibri" w:hAnsi="Calibri" w:cs="Calibri"/>
          <w:color w:val="000000" w:themeColor="text1"/>
        </w:rPr>
        <w:t>assess</w:t>
      </w:r>
      <w:proofErr w:type="gramEnd"/>
      <w:r w:rsidR="0097093E" w:rsidRPr="004547CE">
        <w:rPr>
          <w:rFonts w:ascii="Calibri" w:hAnsi="Calibri" w:cs="Calibri"/>
          <w:color w:val="000000" w:themeColor="text1"/>
        </w:rPr>
        <w:t xml:space="preserve"> whether excess returns, interest rate differentials, exchange rate fluctuations, and asset price movements help explain these negative valuation effects.</w:t>
      </w:r>
    </w:p>
    <w:p w14:paraId="175CF6DC" w14:textId="519DDE3B" w:rsidR="00C77687" w:rsidRPr="004547CE" w:rsidRDefault="0097093E"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We structure this analysis around </w:t>
      </w:r>
      <w:commentRangeStart w:id="51"/>
      <w:r w:rsidRPr="004547CE">
        <w:rPr>
          <w:rFonts w:ascii="Calibri" w:hAnsi="Calibri" w:cs="Calibri"/>
          <w:color w:val="000000" w:themeColor="text1"/>
        </w:rPr>
        <w:t>four potential transmission channels</w:t>
      </w:r>
      <w:commentRangeEnd w:id="51"/>
      <w:r w:rsidR="00D63C2A">
        <w:rPr>
          <w:rStyle w:val="CommentReference"/>
        </w:rPr>
        <w:commentReference w:id="51"/>
      </w:r>
      <w:r w:rsidRPr="004547CE">
        <w:rPr>
          <w:rFonts w:ascii="Calibri" w:hAnsi="Calibri" w:cs="Calibri"/>
          <w:color w:val="000000" w:themeColor="text1"/>
        </w:rPr>
        <w:t>: excess returns, interest rate dynamics, exchange rate movements, and asset price effects, including stock indices and gold reserves. Each is examined for its contribution to changes in Switzerland’s NFA.</w:t>
      </w:r>
    </w:p>
    <w:p w14:paraId="510E115A" w14:textId="728DBEF9" w:rsidR="004E4150" w:rsidRPr="004547CE" w:rsidRDefault="00177439" w:rsidP="00A44B39">
      <w:pPr>
        <w:pStyle w:val="Heading3"/>
        <w:spacing w:before="0" w:after="160"/>
        <w:jc w:val="both"/>
        <w:rPr>
          <w:rFonts w:ascii="Calibri" w:hAnsi="Calibri" w:cs="Calibri"/>
          <w:color w:val="000000" w:themeColor="text1"/>
        </w:rPr>
      </w:pPr>
      <w:r w:rsidRPr="004547CE">
        <w:rPr>
          <w:rFonts w:ascii="Calibri" w:hAnsi="Calibri" w:cs="Calibri"/>
          <w:color w:val="000000" w:themeColor="text1"/>
        </w:rPr>
        <w:t>4.3</w:t>
      </w:r>
      <w:r w:rsidR="00BA4C5D" w:rsidRPr="004547CE">
        <w:rPr>
          <w:rFonts w:ascii="Calibri" w:hAnsi="Calibri" w:cs="Calibri"/>
          <w:color w:val="000000" w:themeColor="text1"/>
        </w:rPr>
        <w:t xml:space="preserve">.1 </w:t>
      </w:r>
      <w:r w:rsidR="004E4150" w:rsidRPr="004547CE">
        <w:rPr>
          <w:rFonts w:ascii="Calibri" w:hAnsi="Calibri" w:cs="Calibri"/>
          <w:color w:val="000000" w:themeColor="text1"/>
        </w:rPr>
        <w:t>Exploring Valuation Channels: Returns, Rates, and Exchange Rates</w:t>
      </w:r>
    </w:p>
    <w:p w14:paraId="6A5B3420" w14:textId="7D2B43DE" w:rsidR="00612044" w:rsidRPr="004547CE" w:rsidRDefault="00612044" w:rsidP="00A44B39">
      <w:pPr>
        <w:pStyle w:val="Heading5"/>
        <w:spacing w:before="0" w:after="160"/>
        <w:jc w:val="both"/>
        <w:rPr>
          <w:rFonts w:ascii="Calibri" w:hAnsi="Calibri" w:cs="Calibri"/>
          <w:i/>
          <w:iCs/>
          <w:color w:val="000000" w:themeColor="text1"/>
        </w:rPr>
      </w:pPr>
      <w:r w:rsidRPr="004547CE">
        <w:rPr>
          <w:rFonts w:ascii="Calibri" w:hAnsi="Calibri" w:cs="Calibri"/>
          <w:i/>
          <w:iCs/>
          <w:color w:val="000000" w:themeColor="text1"/>
        </w:rPr>
        <w:t>Excess Return</w:t>
      </w:r>
      <w:r w:rsidR="00177439" w:rsidRPr="004547CE">
        <w:rPr>
          <w:rFonts w:ascii="Calibri" w:hAnsi="Calibri" w:cs="Calibri"/>
          <w:i/>
          <w:iCs/>
          <w:color w:val="000000" w:themeColor="text1"/>
        </w:rPr>
        <w:t>s</w:t>
      </w:r>
    </w:p>
    <w:p w14:paraId="09262025" w14:textId="117177F1" w:rsidR="0097093E" w:rsidRPr="004547CE" w:rsidRDefault="000B0B66" w:rsidP="00A44B39">
      <w:pPr>
        <w:spacing w:after="160"/>
        <w:jc w:val="both"/>
        <w:rPr>
          <w:rFonts w:ascii="Calibri" w:hAnsi="Calibri" w:cs="Calibri"/>
          <w:color w:val="000000" w:themeColor="text1"/>
        </w:rPr>
      </w:pPr>
      <w:r w:rsidRPr="004547CE">
        <w:rPr>
          <w:rFonts w:ascii="Calibri" w:hAnsi="Calibri" w:cs="Calibri"/>
          <w:b/>
          <w:bCs/>
          <w:color w:val="000000" w:themeColor="text1"/>
        </w:rPr>
        <w:fldChar w:fldCharType="begin"/>
      </w:r>
      <w:r w:rsidRPr="004547CE">
        <w:rPr>
          <w:rFonts w:ascii="Calibri" w:hAnsi="Calibri" w:cs="Calibri"/>
          <w:b/>
          <w:bCs/>
          <w:color w:val="000000" w:themeColor="text1"/>
        </w:rPr>
        <w:instrText xml:space="preserve"> REF _Ref193286201 </w:instrText>
      </w:r>
      <w:r w:rsidR="002025A9" w:rsidRPr="004547CE">
        <w:rPr>
          <w:rFonts w:ascii="Calibri" w:hAnsi="Calibri" w:cs="Calibri"/>
          <w:b/>
          <w:bCs/>
          <w:color w:val="000000" w:themeColor="text1"/>
        </w:rPr>
        <w:instrText xml:space="preserve"> \* MERGEFORMAT </w:instrText>
      </w:r>
      <w:r w:rsidRPr="004547CE">
        <w:rPr>
          <w:rFonts w:ascii="Calibri" w:hAnsi="Calibri" w:cs="Calibri"/>
          <w:b/>
          <w:bCs/>
          <w:color w:val="000000" w:themeColor="text1"/>
        </w:rPr>
        <w:fldChar w:fldCharType="separate"/>
      </w:r>
      <w:r w:rsidR="004547CE" w:rsidRPr="004547CE">
        <w:rPr>
          <w:rFonts w:ascii="Calibri" w:hAnsi="Calibri" w:cs="Calibri"/>
          <w:color w:val="000000" w:themeColor="text1"/>
        </w:rPr>
        <w:t xml:space="preserve">Figure </w:t>
      </w:r>
      <w:r w:rsidR="004547CE">
        <w:rPr>
          <w:rFonts w:ascii="Calibri" w:hAnsi="Calibri" w:cs="Calibri"/>
          <w:noProof/>
          <w:color w:val="000000" w:themeColor="text1"/>
        </w:rPr>
        <w:t>12</w:t>
      </w:r>
      <w:r w:rsidRPr="004547CE">
        <w:rPr>
          <w:rFonts w:ascii="Calibri" w:hAnsi="Calibri" w:cs="Calibri"/>
          <w:b/>
          <w:bCs/>
          <w:color w:val="000000" w:themeColor="text1"/>
        </w:rPr>
        <w:fldChar w:fldCharType="end"/>
      </w:r>
      <w:r w:rsidRPr="004547CE">
        <w:rPr>
          <w:rFonts w:ascii="Calibri" w:hAnsi="Calibri" w:cs="Calibri"/>
          <w:b/>
          <w:bCs/>
          <w:color w:val="000000" w:themeColor="text1"/>
        </w:rPr>
        <w:t xml:space="preserve"> </w:t>
      </w:r>
      <w:r w:rsidR="0097093E" w:rsidRPr="004547CE">
        <w:rPr>
          <w:rFonts w:ascii="Calibri" w:hAnsi="Calibri" w:cs="Calibri"/>
          <w:color w:val="000000" w:themeColor="text1"/>
        </w:rPr>
        <w:t xml:space="preserve">presents the evolution of </w:t>
      </w:r>
      <w:commentRangeStart w:id="52"/>
      <w:r w:rsidR="0097093E" w:rsidRPr="004547CE">
        <w:rPr>
          <w:rFonts w:ascii="Calibri" w:hAnsi="Calibri" w:cs="Calibri"/>
          <w:color w:val="000000" w:themeColor="text1"/>
        </w:rPr>
        <w:t xml:space="preserve">excess returns on Swiss foreign assets relative to liabilities </w:t>
      </w:r>
      <w:commentRangeEnd w:id="52"/>
      <w:r w:rsidR="00D63C2A">
        <w:rPr>
          <w:rStyle w:val="CommentReference"/>
        </w:rPr>
        <w:commentReference w:id="52"/>
      </w:r>
      <w:r w:rsidR="0097093E" w:rsidRPr="004547CE">
        <w:rPr>
          <w:rFonts w:ascii="Calibri" w:hAnsi="Calibri" w:cs="Calibri"/>
          <w:color w:val="000000" w:themeColor="text1"/>
        </w:rPr>
        <w:t>since 2000. Returns exhibit notable fluctuations tied to major economic events</w:t>
      </w:r>
      <w:r w:rsidR="00917BB0">
        <w:rPr>
          <w:rFonts w:ascii="Calibri" w:hAnsi="Calibri" w:cs="Calibri"/>
          <w:color w:val="000000" w:themeColor="text1"/>
        </w:rPr>
        <w:t xml:space="preserve">, </w:t>
      </w:r>
      <w:r w:rsidR="0097093E" w:rsidRPr="004547CE">
        <w:rPr>
          <w:rFonts w:ascii="Calibri" w:hAnsi="Calibri" w:cs="Calibri"/>
          <w:color w:val="000000" w:themeColor="text1"/>
        </w:rPr>
        <w:t xml:space="preserve">most prominently, the 2008 Global Financial Crisis, during which excess returns dropped by approximately 6%. Volatility diminished </w:t>
      </w:r>
      <w:proofErr w:type="gramStart"/>
      <w:r w:rsidR="0097093E" w:rsidRPr="004547CE">
        <w:rPr>
          <w:rFonts w:ascii="Calibri" w:hAnsi="Calibri" w:cs="Calibri"/>
          <w:color w:val="000000" w:themeColor="text1"/>
        </w:rPr>
        <w:t>somewhat</w:t>
      </w:r>
      <w:proofErr w:type="gramEnd"/>
      <w:r w:rsidR="0097093E" w:rsidRPr="004547CE">
        <w:rPr>
          <w:rFonts w:ascii="Calibri" w:hAnsi="Calibri" w:cs="Calibri"/>
          <w:color w:val="000000" w:themeColor="text1"/>
        </w:rPr>
        <w:t xml:space="preserve"> post-2011, while the gradual decline in returns after 2015 may reflect structural shifts in global risk premiums or portfolio allocations.</w:t>
      </w:r>
    </w:p>
    <w:p w14:paraId="0040A06F" w14:textId="16ABE55D" w:rsidR="00E91DC7" w:rsidRPr="004547CE" w:rsidRDefault="00E91DC7" w:rsidP="00A44B39">
      <w:pPr>
        <w:pStyle w:val="NormalWeb"/>
        <w:spacing w:before="0" w:beforeAutospacing="0" w:after="160" w:afterAutospacing="0"/>
        <w:jc w:val="both"/>
        <w:rPr>
          <w:rFonts w:ascii="Calibri" w:hAnsi="Calibri" w:cs="Calibri"/>
          <w:color w:val="000000" w:themeColor="text1"/>
        </w:rPr>
      </w:pPr>
    </w:p>
    <w:p w14:paraId="3F1D01C5" w14:textId="4A5762FE" w:rsidR="00496B34" w:rsidRPr="004547CE" w:rsidRDefault="005C5C85" w:rsidP="00A44B39">
      <w:pPr>
        <w:pStyle w:val="NormalWeb"/>
        <w:spacing w:before="0" w:beforeAutospacing="0" w:after="160" w:afterAutospacing="0"/>
        <w:jc w:val="both"/>
        <w:rPr>
          <w:rFonts w:ascii="Calibri" w:hAnsi="Calibri" w:cs="Calibri"/>
          <w:color w:val="000000" w:themeColor="text1"/>
        </w:rPr>
      </w:pPr>
      <w:r w:rsidRPr="004547CE">
        <w:rPr>
          <w:rFonts w:ascii="Calibri" w:hAnsi="Calibri" w:cs="Calibri"/>
          <w:noProof/>
          <w:color w:val="000000" w:themeColor="text1"/>
        </w:rPr>
        <w:lastRenderedPageBreak/>
        <w:drawing>
          <wp:inline distT="0" distB="0" distL="0" distR="0" wp14:anchorId="7F90753E" wp14:editId="2CF20D83">
            <wp:extent cx="5943600" cy="2832735"/>
            <wp:effectExtent l="0" t="0" r="0" b="0"/>
            <wp:docPr id="2019153516" name="Picture 9" descr="A graph with blue lines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53516" name="Picture 9" descr="A graph with blue lines and red dot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7A307BB6" w14:textId="064A2A02" w:rsidR="005C5C85" w:rsidRPr="004547CE" w:rsidRDefault="000B0B66" w:rsidP="00A44B39">
      <w:pPr>
        <w:pStyle w:val="Caption"/>
        <w:spacing w:after="160"/>
        <w:jc w:val="both"/>
        <w:rPr>
          <w:rFonts w:ascii="Calibri" w:hAnsi="Calibri" w:cs="Calibri"/>
          <w:color w:val="000000" w:themeColor="text1"/>
          <w:sz w:val="24"/>
          <w:szCs w:val="24"/>
        </w:rPr>
      </w:pPr>
      <w:bookmarkStart w:id="53" w:name="_Ref193286201"/>
      <w:commentRangeStart w:id="54"/>
      <w:r w:rsidRPr="004547CE">
        <w:rPr>
          <w:rFonts w:ascii="Calibri" w:hAnsi="Calibri" w:cs="Calibri"/>
          <w:color w:val="000000" w:themeColor="text1"/>
          <w:sz w:val="24"/>
          <w:szCs w:val="24"/>
        </w:rPr>
        <w:t xml:space="preserve">Figure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Figure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12</w:t>
      </w:r>
      <w:r w:rsidRPr="004547CE">
        <w:rPr>
          <w:rFonts w:ascii="Calibri" w:hAnsi="Calibri" w:cs="Calibri"/>
          <w:color w:val="000000" w:themeColor="text1"/>
          <w:sz w:val="24"/>
          <w:szCs w:val="24"/>
        </w:rPr>
        <w:fldChar w:fldCharType="end"/>
      </w:r>
      <w:bookmarkEnd w:id="53"/>
      <w:r w:rsidR="00177439" w:rsidRPr="004547CE">
        <w:rPr>
          <w:rFonts w:ascii="Calibri" w:hAnsi="Calibri" w:cs="Calibri"/>
          <w:color w:val="000000" w:themeColor="text1"/>
          <w:sz w:val="24"/>
          <w:szCs w:val="24"/>
        </w:rPr>
        <w:t>.</w:t>
      </w:r>
      <w:r w:rsidRPr="004547CE">
        <w:rPr>
          <w:rFonts w:ascii="Calibri" w:hAnsi="Calibri" w:cs="Calibri"/>
          <w:color w:val="000000" w:themeColor="text1"/>
          <w:sz w:val="24"/>
          <w:szCs w:val="24"/>
        </w:rPr>
        <w:t xml:space="preserve"> Excess </w:t>
      </w:r>
      <w:r w:rsidR="004547CE" w:rsidRPr="004547CE">
        <w:rPr>
          <w:rFonts w:ascii="Calibri" w:hAnsi="Calibri" w:cs="Calibri"/>
          <w:color w:val="000000" w:themeColor="text1"/>
          <w:sz w:val="24"/>
          <w:szCs w:val="24"/>
        </w:rPr>
        <w:t>r</w:t>
      </w:r>
      <w:r w:rsidRPr="004547CE">
        <w:rPr>
          <w:rFonts w:ascii="Calibri" w:hAnsi="Calibri" w:cs="Calibri"/>
          <w:color w:val="000000" w:themeColor="text1"/>
          <w:sz w:val="24"/>
          <w:szCs w:val="24"/>
        </w:rPr>
        <w:t xml:space="preserve">eturns on Swiss </w:t>
      </w:r>
      <w:r w:rsidR="004547CE" w:rsidRPr="004547CE">
        <w:rPr>
          <w:rFonts w:ascii="Calibri" w:hAnsi="Calibri" w:cs="Calibri"/>
          <w:color w:val="000000" w:themeColor="text1"/>
          <w:sz w:val="24"/>
          <w:szCs w:val="24"/>
        </w:rPr>
        <w:t>f</w:t>
      </w:r>
      <w:r w:rsidRPr="004547CE">
        <w:rPr>
          <w:rFonts w:ascii="Calibri" w:hAnsi="Calibri" w:cs="Calibri"/>
          <w:color w:val="000000" w:themeColor="text1"/>
          <w:sz w:val="24"/>
          <w:szCs w:val="24"/>
        </w:rPr>
        <w:t xml:space="preserve">oreign </w:t>
      </w:r>
      <w:r w:rsidR="004547CE" w:rsidRPr="004547CE">
        <w:rPr>
          <w:rFonts w:ascii="Calibri" w:hAnsi="Calibri" w:cs="Calibri"/>
          <w:color w:val="000000" w:themeColor="text1"/>
          <w:sz w:val="24"/>
          <w:szCs w:val="24"/>
        </w:rPr>
        <w:t>a</w:t>
      </w:r>
      <w:r w:rsidRPr="004547CE">
        <w:rPr>
          <w:rFonts w:ascii="Calibri" w:hAnsi="Calibri" w:cs="Calibri"/>
          <w:color w:val="000000" w:themeColor="text1"/>
          <w:sz w:val="24"/>
          <w:szCs w:val="24"/>
        </w:rPr>
        <w:t xml:space="preserve">ssets vs. </w:t>
      </w:r>
      <w:r w:rsidR="004547CE" w:rsidRPr="004547CE">
        <w:rPr>
          <w:rFonts w:ascii="Calibri" w:hAnsi="Calibri" w:cs="Calibri"/>
          <w:color w:val="000000" w:themeColor="text1"/>
          <w:sz w:val="24"/>
          <w:szCs w:val="24"/>
        </w:rPr>
        <w:t>l</w:t>
      </w:r>
      <w:r w:rsidRPr="004547CE">
        <w:rPr>
          <w:rFonts w:ascii="Calibri" w:hAnsi="Calibri" w:cs="Calibri"/>
          <w:color w:val="000000" w:themeColor="text1"/>
          <w:sz w:val="24"/>
          <w:szCs w:val="24"/>
        </w:rPr>
        <w:t>iabilities</w:t>
      </w:r>
      <w:commentRangeEnd w:id="54"/>
      <w:r w:rsidR="00D63C2A">
        <w:rPr>
          <w:rStyle w:val="CommentReference"/>
          <w:i w:val="0"/>
          <w:iCs w:val="0"/>
          <w:color w:val="auto"/>
        </w:rPr>
        <w:commentReference w:id="54"/>
      </w:r>
    </w:p>
    <w:p w14:paraId="104B81D1" w14:textId="0D01ECB0" w:rsidR="00E91DC7" w:rsidRPr="004547CE" w:rsidRDefault="00E91DC7" w:rsidP="00A44B39">
      <w:pPr>
        <w:pStyle w:val="NormalWeb"/>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 xml:space="preserve">To assess whether financial crises caused structural changes, we conducted Chow tests for breakpoints in 2008, 2011, and 2020. </w:t>
      </w:r>
      <w:r w:rsidR="0097093E" w:rsidRPr="004547CE">
        <w:rPr>
          <w:rFonts w:ascii="Calibri" w:hAnsi="Calibri" w:cs="Calibri"/>
          <w:color w:val="000000" w:themeColor="text1"/>
        </w:rPr>
        <w:t xml:space="preserve">The </w:t>
      </w:r>
      <w:proofErr w:type="gramStart"/>
      <w:r w:rsidR="0097093E" w:rsidRPr="004547CE">
        <w:rPr>
          <w:rFonts w:ascii="Calibri" w:hAnsi="Calibri" w:cs="Calibri"/>
          <w:color w:val="000000" w:themeColor="text1"/>
        </w:rPr>
        <w:t>results,</w:t>
      </w:r>
      <w:proofErr w:type="gramEnd"/>
      <w:r w:rsidR="0097093E" w:rsidRPr="004547CE">
        <w:rPr>
          <w:rFonts w:ascii="Calibri" w:hAnsi="Calibri" w:cs="Calibri"/>
          <w:color w:val="000000" w:themeColor="text1"/>
        </w:rPr>
        <w:t xml:space="preserve"> shown </w:t>
      </w:r>
      <w:proofErr w:type="gramStart"/>
      <w:r w:rsidR="0097093E" w:rsidRPr="004547CE">
        <w:rPr>
          <w:rFonts w:ascii="Calibri" w:hAnsi="Calibri" w:cs="Calibri"/>
          <w:color w:val="000000" w:themeColor="text1"/>
        </w:rPr>
        <w:t>below,</w:t>
      </w:r>
      <w:proofErr w:type="gramEnd"/>
      <w:r w:rsidR="0097093E" w:rsidRPr="004547CE">
        <w:rPr>
          <w:rFonts w:ascii="Calibri" w:hAnsi="Calibri" w:cs="Calibri"/>
          <w:color w:val="000000" w:themeColor="text1"/>
        </w:rPr>
        <w:t xml:space="preserve"> indicate no statistically significant breaks in any of these years.</w:t>
      </w:r>
    </w:p>
    <w:p w14:paraId="0BC53FEB" w14:textId="4E6F6D62" w:rsidR="00177439" w:rsidRPr="004547CE" w:rsidRDefault="00177439" w:rsidP="00A44B39">
      <w:pPr>
        <w:pStyle w:val="Caption"/>
        <w:jc w:val="both"/>
        <w:rPr>
          <w:rFonts w:ascii="Calibri" w:hAnsi="Calibri" w:cs="Calibri"/>
          <w:color w:val="000000" w:themeColor="text1"/>
          <w:sz w:val="24"/>
          <w:szCs w:val="24"/>
        </w:rPr>
      </w:pPr>
      <w:r w:rsidRPr="004547CE">
        <w:rPr>
          <w:rFonts w:ascii="Calibri" w:hAnsi="Calibri" w:cs="Calibri"/>
          <w:color w:val="000000" w:themeColor="text1"/>
          <w:sz w:val="24"/>
          <w:szCs w:val="24"/>
        </w:rPr>
        <w:t xml:space="preserve">Table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Table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12</w:t>
      </w:r>
      <w:r w:rsidRPr="004547CE">
        <w:rPr>
          <w:rFonts w:ascii="Calibri" w:hAnsi="Calibri" w:cs="Calibri"/>
          <w:color w:val="000000" w:themeColor="text1"/>
          <w:sz w:val="24"/>
          <w:szCs w:val="24"/>
        </w:rPr>
        <w:fldChar w:fldCharType="end"/>
      </w:r>
      <w:r w:rsidRPr="004547CE">
        <w:rPr>
          <w:rFonts w:ascii="Calibri" w:hAnsi="Calibri" w:cs="Calibri"/>
          <w:color w:val="000000" w:themeColor="text1"/>
          <w:sz w:val="24"/>
          <w:szCs w:val="24"/>
        </w:rPr>
        <w:t>. Chow test results</w:t>
      </w:r>
      <w:r w:rsidR="00E07E7B" w:rsidRPr="004547CE">
        <w:rPr>
          <w:rFonts w:ascii="Calibri" w:hAnsi="Calibri" w:cs="Calibri"/>
          <w:color w:val="000000" w:themeColor="text1"/>
          <w:sz w:val="24"/>
          <w:szCs w:val="24"/>
        </w:rPr>
        <w:t xml:space="preserve"> </w:t>
      </w:r>
      <w:r w:rsidR="00E07E7B" w:rsidRPr="004547CE">
        <w:rPr>
          <w:rStyle w:val="Strong"/>
          <w:rFonts w:ascii="Calibri" w:eastAsiaTheme="majorEastAsia" w:hAnsi="Calibri" w:cs="Calibri"/>
          <w:b w:val="0"/>
          <w:bCs w:val="0"/>
          <w:color w:val="000000" w:themeColor="text1"/>
          <w:sz w:val="24"/>
          <w:szCs w:val="24"/>
        </w:rPr>
        <w:t>for structural breaks in excess returns</w:t>
      </w:r>
    </w:p>
    <w:tbl>
      <w:tblPr>
        <w:tblStyle w:val="PlainTable1"/>
        <w:tblW w:w="9346" w:type="dxa"/>
        <w:tblLook w:val="04A0" w:firstRow="1" w:lastRow="0" w:firstColumn="1" w:lastColumn="0" w:noHBand="0" w:noVBand="1"/>
      </w:tblPr>
      <w:tblGrid>
        <w:gridCol w:w="3123"/>
        <w:gridCol w:w="2616"/>
        <w:gridCol w:w="1192"/>
        <w:gridCol w:w="2415"/>
      </w:tblGrid>
      <w:tr w:rsidR="004547CE" w:rsidRPr="004547CE" w14:paraId="2C7D274A" w14:textId="77777777" w:rsidTr="0042044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066276C" w14:textId="77777777" w:rsidR="000B0B66" w:rsidRPr="004547CE" w:rsidRDefault="000B0B66" w:rsidP="00A44B39">
            <w:pPr>
              <w:spacing w:after="160"/>
              <w:jc w:val="both"/>
              <w:rPr>
                <w:rFonts w:ascii="Calibri" w:hAnsi="Calibri" w:cs="Calibri"/>
                <w:b w:val="0"/>
                <w:bCs w:val="0"/>
                <w:color w:val="000000" w:themeColor="text1"/>
              </w:rPr>
            </w:pPr>
            <w:r w:rsidRPr="004547CE">
              <w:rPr>
                <w:rFonts w:ascii="Calibri" w:hAnsi="Calibri" w:cs="Calibri"/>
                <w:color w:val="000000" w:themeColor="text1"/>
              </w:rPr>
              <w:t>Breakpoint Year</w:t>
            </w:r>
          </w:p>
        </w:tc>
        <w:tc>
          <w:tcPr>
            <w:tcW w:w="0" w:type="auto"/>
            <w:hideMark/>
          </w:tcPr>
          <w:p w14:paraId="3A031C2C" w14:textId="77777777" w:rsidR="000B0B66" w:rsidRPr="004547CE" w:rsidRDefault="000B0B66"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4547CE">
              <w:rPr>
                <w:rFonts w:ascii="Calibri" w:hAnsi="Calibri" w:cs="Calibri"/>
                <w:color w:val="000000" w:themeColor="text1"/>
              </w:rPr>
              <w:t>Chow Test Statistic</w:t>
            </w:r>
          </w:p>
        </w:tc>
        <w:tc>
          <w:tcPr>
            <w:tcW w:w="0" w:type="auto"/>
            <w:hideMark/>
          </w:tcPr>
          <w:p w14:paraId="245C97D5" w14:textId="77777777" w:rsidR="000B0B66" w:rsidRPr="004547CE" w:rsidRDefault="000B0B66"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4547CE">
              <w:rPr>
                <w:rFonts w:ascii="Calibri" w:hAnsi="Calibri" w:cs="Calibri"/>
                <w:color w:val="000000" w:themeColor="text1"/>
              </w:rPr>
              <w:t>P-value</w:t>
            </w:r>
          </w:p>
        </w:tc>
        <w:tc>
          <w:tcPr>
            <w:tcW w:w="0" w:type="auto"/>
            <w:hideMark/>
          </w:tcPr>
          <w:p w14:paraId="0F3983AC" w14:textId="77777777" w:rsidR="000B0B66" w:rsidRPr="004547CE" w:rsidRDefault="000B0B66"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rPr>
            </w:pPr>
            <w:r w:rsidRPr="004547CE">
              <w:rPr>
                <w:rFonts w:ascii="Calibri" w:hAnsi="Calibri" w:cs="Calibri"/>
                <w:color w:val="000000" w:themeColor="text1"/>
              </w:rPr>
              <w:t>Structural Break?</w:t>
            </w:r>
          </w:p>
        </w:tc>
      </w:tr>
      <w:tr w:rsidR="004547CE" w:rsidRPr="004547CE" w14:paraId="29D732DE" w14:textId="77777777" w:rsidTr="00420447">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0" w:type="auto"/>
            <w:hideMark/>
          </w:tcPr>
          <w:p w14:paraId="58591880" w14:textId="77777777" w:rsidR="000B0B66" w:rsidRPr="004547CE" w:rsidRDefault="000B0B66" w:rsidP="00A44B39">
            <w:pPr>
              <w:spacing w:after="160"/>
              <w:jc w:val="both"/>
              <w:rPr>
                <w:rFonts w:ascii="Calibri" w:hAnsi="Calibri" w:cs="Calibri"/>
                <w:color w:val="000000" w:themeColor="text1"/>
              </w:rPr>
            </w:pPr>
            <w:r w:rsidRPr="004547CE">
              <w:rPr>
                <w:rFonts w:ascii="Calibri" w:hAnsi="Calibri" w:cs="Calibri"/>
                <w:color w:val="000000" w:themeColor="text1"/>
              </w:rPr>
              <w:t>2008 (Financial Crisis)</w:t>
            </w:r>
          </w:p>
        </w:tc>
        <w:tc>
          <w:tcPr>
            <w:tcW w:w="0" w:type="auto"/>
            <w:hideMark/>
          </w:tcPr>
          <w:p w14:paraId="6D0DBF70" w14:textId="77777777" w:rsidR="000B0B66" w:rsidRPr="004547CE" w:rsidRDefault="000B0B66"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0.9128</w:t>
            </w:r>
          </w:p>
        </w:tc>
        <w:tc>
          <w:tcPr>
            <w:tcW w:w="0" w:type="auto"/>
            <w:hideMark/>
          </w:tcPr>
          <w:p w14:paraId="43761CD4" w14:textId="77777777" w:rsidR="000B0B66" w:rsidRPr="004547CE" w:rsidRDefault="000B0B66"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0.4168</w:t>
            </w:r>
          </w:p>
        </w:tc>
        <w:tc>
          <w:tcPr>
            <w:tcW w:w="0" w:type="auto"/>
            <w:hideMark/>
          </w:tcPr>
          <w:p w14:paraId="253CD57F" w14:textId="4FC8AB10" w:rsidR="000B0B66" w:rsidRPr="004547CE" w:rsidRDefault="000B0B66"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Not Significant</w:t>
            </w:r>
          </w:p>
        </w:tc>
      </w:tr>
      <w:tr w:rsidR="004547CE" w:rsidRPr="004547CE" w14:paraId="60DE5D90" w14:textId="77777777" w:rsidTr="00420447">
        <w:trPr>
          <w:trHeight w:val="486"/>
        </w:trPr>
        <w:tc>
          <w:tcPr>
            <w:cnfStyle w:val="001000000000" w:firstRow="0" w:lastRow="0" w:firstColumn="1" w:lastColumn="0" w:oddVBand="0" w:evenVBand="0" w:oddHBand="0" w:evenHBand="0" w:firstRowFirstColumn="0" w:firstRowLastColumn="0" w:lastRowFirstColumn="0" w:lastRowLastColumn="0"/>
            <w:tcW w:w="0" w:type="auto"/>
            <w:hideMark/>
          </w:tcPr>
          <w:p w14:paraId="3FC73E4C" w14:textId="77777777" w:rsidR="000B0B66" w:rsidRPr="004547CE" w:rsidRDefault="000B0B66" w:rsidP="00A44B39">
            <w:pPr>
              <w:spacing w:after="160"/>
              <w:jc w:val="both"/>
              <w:rPr>
                <w:rFonts w:ascii="Calibri" w:hAnsi="Calibri" w:cs="Calibri"/>
                <w:color w:val="000000" w:themeColor="text1"/>
              </w:rPr>
            </w:pPr>
            <w:r w:rsidRPr="004547CE">
              <w:rPr>
                <w:rFonts w:ascii="Calibri" w:hAnsi="Calibri" w:cs="Calibri"/>
                <w:color w:val="000000" w:themeColor="text1"/>
              </w:rPr>
              <w:t>2011 (Eurozone Crisis)</w:t>
            </w:r>
          </w:p>
        </w:tc>
        <w:tc>
          <w:tcPr>
            <w:tcW w:w="0" w:type="auto"/>
            <w:hideMark/>
          </w:tcPr>
          <w:p w14:paraId="59ADC6AB" w14:textId="77777777" w:rsidR="000B0B66" w:rsidRPr="004547CE" w:rsidRDefault="000B0B66"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1.2121</w:t>
            </w:r>
          </w:p>
        </w:tc>
        <w:tc>
          <w:tcPr>
            <w:tcW w:w="0" w:type="auto"/>
            <w:hideMark/>
          </w:tcPr>
          <w:p w14:paraId="7AAB7EE3" w14:textId="77777777" w:rsidR="000B0B66" w:rsidRPr="004547CE" w:rsidRDefault="000B0B66"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0.3176</w:t>
            </w:r>
          </w:p>
        </w:tc>
        <w:tc>
          <w:tcPr>
            <w:tcW w:w="0" w:type="auto"/>
            <w:hideMark/>
          </w:tcPr>
          <w:p w14:paraId="202FB278" w14:textId="120247EA" w:rsidR="000B0B66" w:rsidRPr="004547CE" w:rsidRDefault="000B0B66"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Not Significant</w:t>
            </w:r>
          </w:p>
        </w:tc>
      </w:tr>
      <w:tr w:rsidR="004547CE" w:rsidRPr="004547CE" w14:paraId="68D15121" w14:textId="77777777" w:rsidTr="00420447">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auto"/>
            <w:hideMark/>
          </w:tcPr>
          <w:p w14:paraId="4DB85173" w14:textId="77777777" w:rsidR="000B0B66" w:rsidRPr="004547CE" w:rsidRDefault="000B0B66" w:rsidP="00A44B39">
            <w:pPr>
              <w:spacing w:after="160"/>
              <w:jc w:val="both"/>
              <w:rPr>
                <w:rFonts w:ascii="Calibri" w:hAnsi="Calibri" w:cs="Calibri"/>
                <w:color w:val="000000" w:themeColor="text1"/>
              </w:rPr>
            </w:pPr>
            <w:r w:rsidRPr="004547CE">
              <w:rPr>
                <w:rFonts w:ascii="Calibri" w:hAnsi="Calibri" w:cs="Calibri"/>
                <w:color w:val="000000" w:themeColor="text1"/>
              </w:rPr>
              <w:t>2020 (COVID-19 Shock)</w:t>
            </w:r>
          </w:p>
        </w:tc>
        <w:tc>
          <w:tcPr>
            <w:tcW w:w="0" w:type="auto"/>
            <w:hideMark/>
          </w:tcPr>
          <w:p w14:paraId="33199773" w14:textId="77777777" w:rsidR="000B0B66" w:rsidRPr="004547CE" w:rsidRDefault="000B0B66"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0.0286</w:t>
            </w:r>
          </w:p>
        </w:tc>
        <w:tc>
          <w:tcPr>
            <w:tcW w:w="0" w:type="auto"/>
            <w:hideMark/>
          </w:tcPr>
          <w:p w14:paraId="77D3D51D" w14:textId="77777777" w:rsidR="000B0B66" w:rsidRPr="004547CE" w:rsidRDefault="000B0B66"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0.9718</w:t>
            </w:r>
          </w:p>
        </w:tc>
        <w:tc>
          <w:tcPr>
            <w:tcW w:w="0" w:type="auto"/>
            <w:hideMark/>
          </w:tcPr>
          <w:p w14:paraId="14A3BE89" w14:textId="5D6A5DDB" w:rsidR="000B0B66" w:rsidRPr="004547CE" w:rsidRDefault="000B0B66"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Not Significant</w:t>
            </w:r>
          </w:p>
        </w:tc>
      </w:tr>
    </w:tbl>
    <w:p w14:paraId="6DFFDDC2" w14:textId="77777777" w:rsidR="0097093E" w:rsidRPr="004547CE" w:rsidRDefault="0097093E" w:rsidP="00A44B39">
      <w:pPr>
        <w:spacing w:after="160"/>
        <w:jc w:val="both"/>
        <w:rPr>
          <w:rFonts w:ascii="Calibri" w:eastAsiaTheme="majorEastAsia" w:hAnsi="Calibri" w:cs="Calibri"/>
          <w:color w:val="000000" w:themeColor="text1"/>
        </w:rPr>
      </w:pPr>
      <w:r w:rsidRPr="004547CE">
        <w:rPr>
          <w:rFonts w:ascii="Calibri" w:eastAsiaTheme="majorEastAsia" w:hAnsi="Calibri" w:cs="Calibri"/>
          <w:color w:val="000000" w:themeColor="text1"/>
        </w:rPr>
        <w:t>These results suggest that while excess returns are volatile, they do not display persistent regime shifts during financial crises. We next examine whether interest rate policy might explain these fluctuations.</w:t>
      </w:r>
    </w:p>
    <w:p w14:paraId="2A663017" w14:textId="202316B8" w:rsidR="008D55E3" w:rsidRPr="004547CE" w:rsidRDefault="008D55E3" w:rsidP="00A44B39">
      <w:pPr>
        <w:pStyle w:val="Heading5"/>
        <w:spacing w:before="0" w:after="160"/>
        <w:jc w:val="both"/>
        <w:rPr>
          <w:rFonts w:ascii="Calibri" w:hAnsi="Calibri" w:cs="Calibri"/>
          <w:i/>
          <w:iCs/>
          <w:color w:val="000000" w:themeColor="text1"/>
        </w:rPr>
      </w:pPr>
      <w:r w:rsidRPr="004547CE">
        <w:rPr>
          <w:rFonts w:ascii="Calibri" w:hAnsi="Calibri" w:cs="Calibri"/>
          <w:i/>
          <w:iCs/>
          <w:color w:val="000000" w:themeColor="text1"/>
        </w:rPr>
        <w:t>Interest Rate Effects on Valuation</w:t>
      </w:r>
    </w:p>
    <w:p w14:paraId="7889B503" w14:textId="07BCF73A" w:rsidR="00E91DA4" w:rsidRPr="004547CE" w:rsidRDefault="0097093E" w:rsidP="00A44B39">
      <w:pPr>
        <w:spacing w:after="160"/>
        <w:jc w:val="both"/>
        <w:rPr>
          <w:rFonts w:ascii="Calibri" w:hAnsi="Calibri" w:cs="Calibri"/>
          <w:color w:val="000000" w:themeColor="text1"/>
        </w:rPr>
      </w:pPr>
      <w:r w:rsidRPr="004547CE">
        <w:rPr>
          <w:rFonts w:ascii="Calibri" w:hAnsi="Calibri" w:cs="Calibri"/>
          <w:color w:val="000000" w:themeColor="text1"/>
        </w:rPr>
        <w:t>As a global financial center, Switzerland’s monetary policy</w:t>
      </w:r>
      <w:r w:rsidR="00917BB0">
        <w:rPr>
          <w:rFonts w:ascii="Calibri" w:hAnsi="Calibri" w:cs="Calibri"/>
          <w:color w:val="000000" w:themeColor="text1"/>
        </w:rPr>
        <w:t xml:space="preserve">, </w:t>
      </w:r>
      <w:r w:rsidRPr="004547CE">
        <w:rPr>
          <w:rFonts w:ascii="Calibri" w:hAnsi="Calibri" w:cs="Calibri"/>
          <w:color w:val="000000" w:themeColor="text1"/>
        </w:rPr>
        <w:t>especially the SNB interest rate</w:t>
      </w:r>
      <w:r w:rsidR="00917BB0">
        <w:rPr>
          <w:rFonts w:ascii="Calibri" w:hAnsi="Calibri" w:cs="Calibri"/>
          <w:color w:val="000000" w:themeColor="text1"/>
        </w:rPr>
        <w:t xml:space="preserve">, </w:t>
      </w:r>
      <w:r w:rsidRPr="004547CE">
        <w:rPr>
          <w:rFonts w:ascii="Calibri" w:hAnsi="Calibri" w:cs="Calibri"/>
          <w:color w:val="000000" w:themeColor="text1"/>
        </w:rPr>
        <w:t xml:space="preserve">could influence excess returns through capital flows or portfolio reallocations. Correlation analysis reveals only a weak negative relationship (contemporaneous: -0.0949; lagged: -0.1162), and regression models confirm this with low explanatory power (R² = 0.015; p-values &gt; 0.8). However, Granger </w:t>
      </w:r>
      <w:proofErr w:type="gramStart"/>
      <w:r w:rsidRPr="004547CE">
        <w:rPr>
          <w:rFonts w:ascii="Calibri" w:hAnsi="Calibri" w:cs="Calibri"/>
          <w:color w:val="000000" w:themeColor="text1"/>
        </w:rPr>
        <w:t>causality</w:t>
      </w:r>
      <w:proofErr w:type="gramEnd"/>
      <w:r w:rsidRPr="004547CE">
        <w:rPr>
          <w:rFonts w:ascii="Calibri" w:hAnsi="Calibri" w:cs="Calibri"/>
          <w:color w:val="000000" w:themeColor="text1"/>
        </w:rPr>
        <w:t xml:space="preserve"> tests identify a significant effect at lag 2 (p = 0.0004), suggesting a delayed impact.</w:t>
      </w:r>
    </w:p>
    <w:p w14:paraId="5099E71C" w14:textId="77777777" w:rsidR="0097093E" w:rsidRPr="004547CE" w:rsidRDefault="0097093E" w:rsidP="00A44B39">
      <w:pPr>
        <w:spacing w:after="160"/>
        <w:jc w:val="both"/>
        <w:rPr>
          <w:rFonts w:ascii="Calibri" w:hAnsi="Calibri" w:cs="Calibri"/>
          <w:color w:val="000000" w:themeColor="text1"/>
        </w:rPr>
      </w:pPr>
      <w:r w:rsidRPr="004547CE">
        <w:rPr>
          <w:rFonts w:ascii="Calibri" w:hAnsi="Calibri" w:cs="Calibri"/>
          <w:color w:val="000000" w:themeColor="text1"/>
        </w:rPr>
        <w:t>These results imply that interest rate changes may affect excess returns with a time lag, potentially due to gradual adjustments in investment strategies. Still, monetary policy does not appear to be a dominant factor in explaining valuation effects.</w:t>
      </w:r>
    </w:p>
    <w:p w14:paraId="799C2536" w14:textId="57959287" w:rsidR="008D55E3" w:rsidRPr="004547CE" w:rsidRDefault="008D55E3" w:rsidP="00A44B39">
      <w:pPr>
        <w:pStyle w:val="Heading5"/>
        <w:spacing w:before="0" w:after="160"/>
        <w:jc w:val="both"/>
        <w:rPr>
          <w:rFonts w:ascii="Calibri" w:hAnsi="Calibri" w:cs="Calibri"/>
          <w:i/>
          <w:iCs/>
          <w:color w:val="000000" w:themeColor="text1"/>
        </w:rPr>
      </w:pPr>
      <w:r w:rsidRPr="004547CE">
        <w:rPr>
          <w:rFonts w:ascii="Calibri" w:hAnsi="Calibri" w:cs="Calibri"/>
          <w:i/>
          <w:iCs/>
          <w:color w:val="000000" w:themeColor="text1"/>
        </w:rPr>
        <w:lastRenderedPageBreak/>
        <w:t>Exchange Rate Trends and Structural Breaks</w:t>
      </w:r>
    </w:p>
    <w:p w14:paraId="764C884B" w14:textId="25BE29B7" w:rsidR="008D55E3" w:rsidRPr="004547CE" w:rsidRDefault="0097093E"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Exchange rate volatility, especially CHF appreciation during crises, is another potential source of valuation changes. </w:t>
      </w:r>
      <w:commentRangeStart w:id="55"/>
      <w:r w:rsidRPr="004547CE">
        <w:rPr>
          <w:rFonts w:ascii="Calibri" w:hAnsi="Calibri" w:cs="Calibri"/>
          <w:color w:val="000000" w:themeColor="text1"/>
        </w:rPr>
        <w:t>To test this, we examine percentage changes in CHF against six major currencies, grouped by region:</w:t>
      </w:r>
      <w:commentRangeEnd w:id="55"/>
      <w:r w:rsidR="006A52AA">
        <w:rPr>
          <w:rStyle w:val="CommentReference"/>
        </w:rPr>
        <w:commentReference w:id="55"/>
      </w:r>
    </w:p>
    <w:p w14:paraId="18779D07" w14:textId="77777777" w:rsidR="0097093E" w:rsidRPr="004547CE" w:rsidRDefault="0097093E">
      <w:pPr>
        <w:pStyle w:val="ListParagraph"/>
        <w:numPr>
          <w:ilvl w:val="0"/>
          <w:numId w:val="1"/>
        </w:numPr>
        <w:spacing w:after="160"/>
        <w:jc w:val="both"/>
        <w:rPr>
          <w:rStyle w:val="Strong"/>
          <w:rFonts w:ascii="Calibri" w:hAnsi="Calibri" w:cs="Calibri"/>
          <w:b w:val="0"/>
          <w:bCs w:val="0"/>
          <w:color w:val="000000" w:themeColor="text1"/>
        </w:rPr>
      </w:pPr>
      <w:r w:rsidRPr="004547CE">
        <w:rPr>
          <w:rStyle w:val="Strong"/>
          <w:rFonts w:ascii="Calibri" w:eastAsiaTheme="majorEastAsia" w:hAnsi="Calibri" w:cs="Calibri"/>
          <w:b w:val="0"/>
          <w:bCs w:val="0"/>
          <w:color w:val="000000" w:themeColor="text1"/>
        </w:rPr>
        <w:t>Europe: EUR, GBP</w:t>
      </w:r>
    </w:p>
    <w:p w14:paraId="3CAF4381" w14:textId="77777777" w:rsidR="0097093E" w:rsidRPr="004547CE" w:rsidRDefault="0097093E">
      <w:pPr>
        <w:pStyle w:val="ListParagraph"/>
        <w:numPr>
          <w:ilvl w:val="0"/>
          <w:numId w:val="1"/>
        </w:numPr>
        <w:spacing w:after="160"/>
        <w:jc w:val="both"/>
        <w:rPr>
          <w:rStyle w:val="Strong"/>
          <w:rFonts w:ascii="Calibri" w:hAnsi="Calibri" w:cs="Calibri"/>
          <w:b w:val="0"/>
          <w:bCs w:val="0"/>
          <w:color w:val="000000" w:themeColor="text1"/>
        </w:rPr>
      </w:pPr>
      <w:r w:rsidRPr="004547CE">
        <w:rPr>
          <w:rStyle w:val="Strong"/>
          <w:rFonts w:ascii="Calibri" w:eastAsiaTheme="majorEastAsia" w:hAnsi="Calibri" w:cs="Calibri"/>
          <w:b w:val="0"/>
          <w:bCs w:val="0"/>
          <w:color w:val="000000" w:themeColor="text1"/>
        </w:rPr>
        <w:t>North America: USD, SDR</w:t>
      </w:r>
    </w:p>
    <w:p w14:paraId="43717F8E" w14:textId="77777777" w:rsidR="0097093E" w:rsidRPr="004547CE" w:rsidRDefault="0097093E">
      <w:pPr>
        <w:pStyle w:val="ListParagraph"/>
        <w:numPr>
          <w:ilvl w:val="0"/>
          <w:numId w:val="1"/>
        </w:numPr>
        <w:spacing w:after="160"/>
        <w:jc w:val="both"/>
        <w:rPr>
          <w:rStyle w:val="Strong"/>
          <w:rFonts w:ascii="Calibri" w:hAnsi="Calibri" w:cs="Calibri"/>
          <w:b w:val="0"/>
          <w:bCs w:val="0"/>
          <w:color w:val="000000" w:themeColor="text1"/>
        </w:rPr>
      </w:pPr>
      <w:r w:rsidRPr="004547CE">
        <w:rPr>
          <w:rStyle w:val="Strong"/>
          <w:rFonts w:ascii="Calibri" w:eastAsiaTheme="majorEastAsia" w:hAnsi="Calibri" w:cs="Calibri"/>
          <w:b w:val="0"/>
          <w:bCs w:val="0"/>
          <w:color w:val="000000" w:themeColor="text1"/>
        </w:rPr>
        <w:t>Asia: JPY, CNY</w:t>
      </w:r>
    </w:p>
    <w:p w14:paraId="26D53337" w14:textId="7E2BB17F" w:rsidR="00811F6B" w:rsidRPr="004547CE" w:rsidRDefault="008E773B"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As </w:t>
      </w:r>
      <w:r w:rsidRPr="004547CE">
        <w:rPr>
          <w:rFonts w:ascii="Calibri" w:hAnsi="Calibri" w:cs="Calibri"/>
          <w:color w:val="000000" w:themeColor="text1"/>
        </w:rPr>
        <w:fldChar w:fldCharType="begin"/>
      </w:r>
      <w:r w:rsidRPr="004547CE">
        <w:rPr>
          <w:rFonts w:ascii="Calibri" w:hAnsi="Calibri" w:cs="Calibri"/>
          <w:color w:val="000000" w:themeColor="text1"/>
        </w:rPr>
        <w:instrText xml:space="preserve"> REF _Ref193293098 </w:instrText>
      </w:r>
      <w:r w:rsidR="002025A9" w:rsidRPr="004547CE">
        <w:rPr>
          <w:rFonts w:ascii="Calibri" w:hAnsi="Calibri" w:cs="Calibri"/>
          <w:color w:val="000000" w:themeColor="text1"/>
        </w:rPr>
        <w:instrText xml:space="preserve"> \* MERGEFORMAT </w:instrText>
      </w:r>
      <w:r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13</w:t>
      </w:r>
      <w:r w:rsidRPr="004547CE">
        <w:rPr>
          <w:rFonts w:ascii="Calibri" w:hAnsi="Calibri" w:cs="Calibri"/>
          <w:noProof/>
          <w:color w:val="000000" w:themeColor="text1"/>
        </w:rPr>
        <w:fldChar w:fldCharType="end"/>
      </w:r>
      <w:r w:rsidRPr="004547CE">
        <w:rPr>
          <w:rFonts w:ascii="Calibri" w:hAnsi="Calibri" w:cs="Calibri"/>
          <w:color w:val="000000" w:themeColor="text1"/>
        </w:rPr>
        <w:t xml:space="preserve"> show</w:t>
      </w:r>
      <w:r w:rsidR="008D55E3" w:rsidRPr="004547CE">
        <w:rPr>
          <w:rFonts w:ascii="Calibri" w:hAnsi="Calibri" w:cs="Calibri"/>
          <w:color w:val="000000" w:themeColor="text1"/>
        </w:rPr>
        <w:t>s, Chow test identified a significant structural shift in 2008, no such break was detected in 2011 or 2020</w:t>
      </w:r>
      <w:r w:rsidR="00E91DA4" w:rsidRPr="004547CE">
        <w:rPr>
          <w:rFonts w:ascii="Calibri" w:hAnsi="Calibri" w:cs="Calibri"/>
          <w:color w:val="000000" w:themeColor="text1"/>
        </w:rPr>
        <w:t>.</w:t>
      </w:r>
    </w:p>
    <w:p w14:paraId="62485028" w14:textId="5DD7A61C" w:rsidR="008E773B" w:rsidRPr="004547CE" w:rsidRDefault="008E773B" w:rsidP="00A44B39">
      <w:pPr>
        <w:pStyle w:val="Caption"/>
        <w:spacing w:after="160"/>
        <w:jc w:val="both"/>
        <w:rPr>
          <w:rFonts w:ascii="Calibri" w:hAnsi="Calibri" w:cs="Calibri"/>
          <w:color w:val="000000" w:themeColor="text1"/>
          <w:sz w:val="24"/>
          <w:szCs w:val="24"/>
        </w:rPr>
      </w:pPr>
      <w:bookmarkStart w:id="56" w:name="_Ref193293098"/>
      <w:bookmarkStart w:id="57" w:name="_Ref193293080"/>
      <w:r w:rsidRPr="004547CE">
        <w:rPr>
          <w:rFonts w:ascii="Calibri" w:hAnsi="Calibri" w:cs="Calibri"/>
          <w:color w:val="000000" w:themeColor="text1"/>
          <w:sz w:val="24"/>
          <w:szCs w:val="24"/>
        </w:rPr>
        <w:t xml:space="preserve">Table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Table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13</w:t>
      </w:r>
      <w:r w:rsidRPr="004547CE">
        <w:rPr>
          <w:rFonts w:ascii="Calibri" w:hAnsi="Calibri" w:cs="Calibri"/>
          <w:noProof/>
          <w:color w:val="000000" w:themeColor="text1"/>
          <w:sz w:val="24"/>
          <w:szCs w:val="24"/>
        </w:rPr>
        <w:fldChar w:fldCharType="end"/>
      </w:r>
      <w:bookmarkEnd w:id="56"/>
      <w:r w:rsidRPr="004547CE">
        <w:rPr>
          <w:rFonts w:ascii="Calibri" w:hAnsi="Calibri" w:cs="Calibri"/>
          <w:color w:val="000000" w:themeColor="text1"/>
          <w:sz w:val="24"/>
          <w:szCs w:val="24"/>
        </w:rPr>
        <w:t xml:space="preserve">: Chow test results </w:t>
      </w:r>
      <w:proofErr w:type="gramStart"/>
      <w:r w:rsidR="00E07E7B" w:rsidRPr="004547CE">
        <w:rPr>
          <w:rFonts w:ascii="Calibri" w:hAnsi="Calibri" w:cs="Calibri"/>
          <w:color w:val="000000" w:themeColor="text1"/>
          <w:sz w:val="24"/>
          <w:szCs w:val="24"/>
        </w:rPr>
        <w:t>results</w:t>
      </w:r>
      <w:proofErr w:type="gramEnd"/>
      <w:r w:rsidR="00E07E7B" w:rsidRPr="004547CE">
        <w:rPr>
          <w:rFonts w:ascii="Calibri" w:hAnsi="Calibri" w:cs="Calibri"/>
          <w:color w:val="000000" w:themeColor="text1"/>
          <w:sz w:val="24"/>
          <w:szCs w:val="24"/>
        </w:rPr>
        <w:t xml:space="preserve"> </w:t>
      </w:r>
      <w:r w:rsidR="00E07E7B" w:rsidRPr="004547CE">
        <w:rPr>
          <w:rStyle w:val="Strong"/>
          <w:rFonts w:ascii="Calibri" w:eastAsiaTheme="majorEastAsia" w:hAnsi="Calibri" w:cs="Calibri"/>
          <w:b w:val="0"/>
          <w:bCs w:val="0"/>
          <w:color w:val="000000" w:themeColor="text1"/>
          <w:sz w:val="24"/>
          <w:szCs w:val="24"/>
        </w:rPr>
        <w:t>for structural breaks in</w:t>
      </w:r>
      <w:r w:rsidRPr="004547CE">
        <w:rPr>
          <w:rFonts w:ascii="Calibri" w:hAnsi="Calibri" w:cs="Calibri"/>
          <w:color w:val="000000" w:themeColor="text1"/>
          <w:sz w:val="24"/>
          <w:szCs w:val="24"/>
        </w:rPr>
        <w:t xml:space="preserve"> exchange rates</w:t>
      </w:r>
      <w:bookmarkEnd w:id="57"/>
    </w:p>
    <w:tbl>
      <w:tblPr>
        <w:tblStyle w:val="PlainTable1"/>
        <w:tblW w:w="9322" w:type="dxa"/>
        <w:tblLook w:val="04A0" w:firstRow="1" w:lastRow="0" w:firstColumn="1" w:lastColumn="0" w:noHBand="0" w:noVBand="1"/>
      </w:tblPr>
      <w:tblGrid>
        <w:gridCol w:w="2094"/>
        <w:gridCol w:w="2218"/>
        <w:gridCol w:w="2485"/>
        <w:gridCol w:w="2525"/>
      </w:tblGrid>
      <w:tr w:rsidR="004547CE" w:rsidRPr="004547CE" w14:paraId="77635B8C" w14:textId="77777777" w:rsidTr="0042044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5C1A8EDC" w14:textId="77777777" w:rsidR="00811F6B" w:rsidRPr="004547CE" w:rsidRDefault="00811F6B" w:rsidP="00A44B39">
            <w:pPr>
              <w:spacing w:after="160"/>
              <w:jc w:val="both"/>
              <w:rPr>
                <w:rFonts w:ascii="Calibri" w:hAnsi="Calibri" w:cs="Calibri"/>
                <w:color w:val="000000" w:themeColor="text1"/>
              </w:rPr>
            </w:pPr>
            <w:r w:rsidRPr="004547CE">
              <w:rPr>
                <w:rFonts w:ascii="Calibri" w:hAnsi="Calibri" w:cs="Calibri"/>
                <w:color w:val="000000" w:themeColor="text1"/>
              </w:rPr>
              <w:t>Currency Pair</w:t>
            </w:r>
          </w:p>
        </w:tc>
        <w:tc>
          <w:tcPr>
            <w:tcW w:w="0" w:type="auto"/>
            <w:hideMark/>
          </w:tcPr>
          <w:p w14:paraId="01E76B83" w14:textId="77777777" w:rsidR="00811F6B" w:rsidRPr="004547CE" w:rsidRDefault="00811F6B"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2008 (Crisis)</w:t>
            </w:r>
          </w:p>
        </w:tc>
        <w:tc>
          <w:tcPr>
            <w:tcW w:w="0" w:type="auto"/>
            <w:hideMark/>
          </w:tcPr>
          <w:p w14:paraId="26142F0C" w14:textId="77777777" w:rsidR="00811F6B" w:rsidRPr="004547CE" w:rsidRDefault="00811F6B"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2011 (Eurozone)</w:t>
            </w:r>
          </w:p>
        </w:tc>
        <w:tc>
          <w:tcPr>
            <w:tcW w:w="0" w:type="auto"/>
            <w:hideMark/>
          </w:tcPr>
          <w:p w14:paraId="6F5DAA83" w14:textId="77777777" w:rsidR="00811F6B" w:rsidRPr="004547CE" w:rsidRDefault="00811F6B"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2020 (COVID-19)</w:t>
            </w:r>
          </w:p>
        </w:tc>
      </w:tr>
      <w:tr w:rsidR="004547CE" w:rsidRPr="004547CE" w14:paraId="2E9ED3CE" w14:textId="77777777" w:rsidTr="00420447">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39BC02B8" w14:textId="77777777" w:rsidR="00811F6B" w:rsidRPr="004547CE" w:rsidRDefault="00811F6B" w:rsidP="00A44B39">
            <w:pPr>
              <w:spacing w:after="160"/>
              <w:jc w:val="both"/>
              <w:rPr>
                <w:rFonts w:ascii="Calibri" w:hAnsi="Calibri" w:cs="Calibri"/>
                <w:color w:val="000000" w:themeColor="text1"/>
              </w:rPr>
            </w:pPr>
            <w:r w:rsidRPr="004547CE">
              <w:rPr>
                <w:rFonts w:ascii="Calibri" w:hAnsi="Calibri" w:cs="Calibri"/>
                <w:color w:val="000000" w:themeColor="text1"/>
              </w:rPr>
              <w:t>EUR/CHF</w:t>
            </w:r>
          </w:p>
        </w:tc>
        <w:tc>
          <w:tcPr>
            <w:tcW w:w="0" w:type="auto"/>
            <w:hideMark/>
          </w:tcPr>
          <w:p w14:paraId="7CC1263B" w14:textId="6FCE0BC4" w:rsidR="00811F6B" w:rsidRPr="004547CE" w:rsidRDefault="00811F6B"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Significant</w:t>
            </w:r>
          </w:p>
        </w:tc>
        <w:tc>
          <w:tcPr>
            <w:tcW w:w="0" w:type="auto"/>
            <w:hideMark/>
          </w:tcPr>
          <w:p w14:paraId="18E49A06" w14:textId="68318FA1" w:rsidR="00811F6B" w:rsidRPr="004547CE" w:rsidRDefault="00811F6B"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Not Significant</w:t>
            </w:r>
          </w:p>
        </w:tc>
        <w:tc>
          <w:tcPr>
            <w:tcW w:w="0" w:type="auto"/>
            <w:hideMark/>
          </w:tcPr>
          <w:p w14:paraId="14F5A3EF" w14:textId="6F00A99A" w:rsidR="00811F6B" w:rsidRPr="004547CE" w:rsidRDefault="00811F6B"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Not Significant</w:t>
            </w:r>
          </w:p>
        </w:tc>
      </w:tr>
      <w:tr w:rsidR="004547CE" w:rsidRPr="004547CE" w14:paraId="6DD15DB2" w14:textId="77777777" w:rsidTr="00420447">
        <w:trPr>
          <w:trHeight w:val="463"/>
        </w:trPr>
        <w:tc>
          <w:tcPr>
            <w:cnfStyle w:val="001000000000" w:firstRow="0" w:lastRow="0" w:firstColumn="1" w:lastColumn="0" w:oddVBand="0" w:evenVBand="0" w:oddHBand="0" w:evenHBand="0" w:firstRowFirstColumn="0" w:firstRowLastColumn="0" w:lastRowFirstColumn="0" w:lastRowLastColumn="0"/>
            <w:tcW w:w="0" w:type="auto"/>
            <w:hideMark/>
          </w:tcPr>
          <w:p w14:paraId="1E30405B" w14:textId="77777777" w:rsidR="00811F6B" w:rsidRPr="004547CE" w:rsidRDefault="00811F6B" w:rsidP="00A44B39">
            <w:pPr>
              <w:spacing w:after="160"/>
              <w:jc w:val="both"/>
              <w:rPr>
                <w:rFonts w:ascii="Calibri" w:hAnsi="Calibri" w:cs="Calibri"/>
                <w:color w:val="000000" w:themeColor="text1"/>
              </w:rPr>
            </w:pPr>
            <w:r w:rsidRPr="004547CE">
              <w:rPr>
                <w:rFonts w:ascii="Calibri" w:hAnsi="Calibri" w:cs="Calibri"/>
                <w:color w:val="000000" w:themeColor="text1"/>
              </w:rPr>
              <w:t>USD/CHF</w:t>
            </w:r>
          </w:p>
        </w:tc>
        <w:tc>
          <w:tcPr>
            <w:tcW w:w="0" w:type="auto"/>
            <w:hideMark/>
          </w:tcPr>
          <w:p w14:paraId="3C21B794" w14:textId="65AC59C3" w:rsidR="00811F6B" w:rsidRPr="004547CE" w:rsidRDefault="00811F6B"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Not Significant</w:t>
            </w:r>
          </w:p>
        </w:tc>
        <w:tc>
          <w:tcPr>
            <w:tcW w:w="0" w:type="auto"/>
            <w:hideMark/>
          </w:tcPr>
          <w:p w14:paraId="748C7E68" w14:textId="0E25BE67" w:rsidR="00811F6B" w:rsidRPr="004547CE" w:rsidRDefault="00811F6B"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Not Significant</w:t>
            </w:r>
          </w:p>
        </w:tc>
        <w:tc>
          <w:tcPr>
            <w:tcW w:w="0" w:type="auto"/>
            <w:hideMark/>
          </w:tcPr>
          <w:p w14:paraId="4CDA4D39" w14:textId="09845C8B" w:rsidR="00811F6B" w:rsidRPr="004547CE" w:rsidRDefault="00811F6B"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Not Significant</w:t>
            </w:r>
          </w:p>
        </w:tc>
      </w:tr>
      <w:tr w:rsidR="004547CE" w:rsidRPr="004547CE" w14:paraId="7AD6E56C" w14:textId="77777777" w:rsidTr="00420447">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0" w:type="auto"/>
            <w:hideMark/>
          </w:tcPr>
          <w:p w14:paraId="14045547" w14:textId="77777777" w:rsidR="00811F6B" w:rsidRPr="004547CE" w:rsidRDefault="00811F6B" w:rsidP="00A44B39">
            <w:pPr>
              <w:spacing w:after="160"/>
              <w:jc w:val="both"/>
              <w:rPr>
                <w:rFonts w:ascii="Calibri" w:hAnsi="Calibri" w:cs="Calibri"/>
                <w:color w:val="000000" w:themeColor="text1"/>
              </w:rPr>
            </w:pPr>
            <w:r w:rsidRPr="004547CE">
              <w:rPr>
                <w:rFonts w:ascii="Calibri" w:hAnsi="Calibri" w:cs="Calibri"/>
                <w:color w:val="000000" w:themeColor="text1"/>
              </w:rPr>
              <w:t>JPY/CHF</w:t>
            </w:r>
          </w:p>
        </w:tc>
        <w:tc>
          <w:tcPr>
            <w:tcW w:w="0" w:type="auto"/>
            <w:hideMark/>
          </w:tcPr>
          <w:p w14:paraId="05482F95" w14:textId="1FFC850E" w:rsidR="00811F6B" w:rsidRPr="004547CE" w:rsidRDefault="00811F6B"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Not Significant</w:t>
            </w:r>
          </w:p>
        </w:tc>
        <w:tc>
          <w:tcPr>
            <w:tcW w:w="0" w:type="auto"/>
            <w:hideMark/>
          </w:tcPr>
          <w:p w14:paraId="3D560FBE" w14:textId="5CE2C4C9" w:rsidR="00811F6B" w:rsidRPr="004547CE" w:rsidRDefault="00811F6B"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Not Significant</w:t>
            </w:r>
          </w:p>
        </w:tc>
        <w:tc>
          <w:tcPr>
            <w:tcW w:w="0" w:type="auto"/>
            <w:hideMark/>
          </w:tcPr>
          <w:p w14:paraId="29A6B0BC" w14:textId="459B851F" w:rsidR="00811F6B" w:rsidRPr="004547CE" w:rsidRDefault="00811F6B"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Not Significant</w:t>
            </w:r>
          </w:p>
        </w:tc>
      </w:tr>
    </w:tbl>
    <w:p w14:paraId="6497D3A5" w14:textId="1EAF607C" w:rsidR="004E4150" w:rsidRPr="004547CE" w:rsidRDefault="004E4150" w:rsidP="00A44B39">
      <w:pPr>
        <w:pStyle w:val="NormalWeb"/>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While the 2008 crisis appears to have significantly affected exchange rates, fixed-effects panel regressions reveal that neither contemporaneous nor lagged exchange rate changes significantly influence valuation effects. This suggests that while CHF volatility spiked during crises, its long-run impact on valuation is limited</w:t>
      </w:r>
      <w:r w:rsidR="00917BB0">
        <w:rPr>
          <w:rFonts w:ascii="Calibri" w:hAnsi="Calibri" w:cs="Calibri"/>
          <w:color w:val="000000" w:themeColor="text1"/>
        </w:rPr>
        <w:t xml:space="preserve">, </w:t>
      </w:r>
      <w:r w:rsidRPr="004547CE">
        <w:rPr>
          <w:rFonts w:ascii="Calibri" w:hAnsi="Calibri" w:cs="Calibri"/>
          <w:color w:val="000000" w:themeColor="text1"/>
        </w:rPr>
        <w:t>pointing to the need to consider additional macro-financial drivers.</w:t>
      </w:r>
    </w:p>
    <w:p w14:paraId="3DAEE36A" w14:textId="58F8B070" w:rsidR="00E14BED" w:rsidRPr="004547CE" w:rsidRDefault="00E14BED" w:rsidP="00A44B39">
      <w:pPr>
        <w:pStyle w:val="Heading5"/>
        <w:spacing w:before="0" w:after="160"/>
        <w:jc w:val="both"/>
        <w:rPr>
          <w:rFonts w:ascii="Calibri" w:hAnsi="Calibri" w:cs="Calibri"/>
          <w:i/>
          <w:iCs/>
          <w:color w:val="000000" w:themeColor="text1"/>
        </w:rPr>
      </w:pPr>
      <w:r w:rsidRPr="004547CE">
        <w:rPr>
          <w:rFonts w:ascii="Calibri" w:hAnsi="Calibri" w:cs="Calibri"/>
          <w:i/>
          <w:iCs/>
          <w:color w:val="000000" w:themeColor="text1"/>
        </w:rPr>
        <w:t>Visual Analysis of Cumulative Valuation Effects</w:t>
      </w:r>
    </w:p>
    <w:p w14:paraId="17A36CFB" w14:textId="77777777" w:rsidR="004547CE" w:rsidRPr="004547CE" w:rsidRDefault="00E14BED" w:rsidP="00A44B39">
      <w:pPr>
        <w:spacing w:after="160"/>
        <w:jc w:val="both"/>
        <w:rPr>
          <w:rFonts w:ascii="Calibri" w:hAnsi="Calibri" w:cs="Calibri"/>
          <w:color w:val="000000" w:themeColor="text1"/>
        </w:rPr>
      </w:pPr>
      <w:r w:rsidRPr="004547CE">
        <w:rPr>
          <w:rFonts w:ascii="Calibri" w:hAnsi="Calibri" w:cs="Calibri"/>
          <w:color w:val="000000" w:themeColor="text1"/>
        </w:rPr>
        <w:t>To better understand how various valuation channels contribute to NFA changes over time, we present a cumulative analysis of Excess Returns, SNB Rate Effects, and Exchange Rate Changes (EUR &amp; USD). This visual representation helps identify persistent trends or shifts that may not be immediately evident through statistical tests alone.</w:t>
      </w:r>
    </w:p>
    <w:p w14:paraId="5F5D91DB" w14:textId="77777777" w:rsidR="004547CE" w:rsidRPr="004547CE" w:rsidRDefault="004547CE" w:rsidP="00A44B39">
      <w:pPr>
        <w:spacing w:after="160"/>
        <w:jc w:val="both"/>
        <w:rPr>
          <w:rFonts w:ascii="Calibri" w:hAnsi="Calibri" w:cs="Calibri"/>
          <w:color w:val="000000" w:themeColor="text1"/>
        </w:rPr>
      </w:pPr>
    </w:p>
    <w:p w14:paraId="68CC4DDE" w14:textId="77777777" w:rsidR="004547CE" w:rsidRPr="004547CE" w:rsidRDefault="004547CE" w:rsidP="00A44B39">
      <w:pPr>
        <w:spacing w:after="160"/>
        <w:jc w:val="both"/>
        <w:rPr>
          <w:rFonts w:ascii="Calibri" w:hAnsi="Calibri" w:cs="Calibri"/>
          <w:color w:val="000000" w:themeColor="text1"/>
        </w:rPr>
      </w:pPr>
    </w:p>
    <w:p w14:paraId="03C69A6B" w14:textId="23B16DC1" w:rsidR="00E14BED" w:rsidRPr="004547CE" w:rsidRDefault="00E14BED" w:rsidP="00A44B39">
      <w:pPr>
        <w:spacing w:after="160"/>
        <w:jc w:val="both"/>
        <w:rPr>
          <w:rFonts w:ascii="Calibri" w:hAnsi="Calibri" w:cs="Calibri"/>
          <w:color w:val="000000" w:themeColor="text1"/>
        </w:rPr>
      </w:pPr>
      <w:r w:rsidRPr="004547CE">
        <w:rPr>
          <w:rFonts w:ascii="Calibri" w:hAnsi="Calibri" w:cs="Calibri"/>
          <w:noProof/>
          <w:color w:val="000000" w:themeColor="text1"/>
          <w14:ligatures w14:val="standardContextual"/>
        </w:rPr>
        <w:lastRenderedPageBreak/>
        <w:drawing>
          <wp:inline distT="0" distB="0" distL="0" distR="0" wp14:anchorId="1FBD155B" wp14:editId="0B86D478">
            <wp:extent cx="5943600" cy="4778375"/>
            <wp:effectExtent l="0" t="0" r="0" b="0"/>
            <wp:docPr id="1362940084"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40084" name="Picture 4" descr="A graph of different colored lin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4778375"/>
                    </a:xfrm>
                    <a:prstGeom prst="rect">
                      <a:avLst/>
                    </a:prstGeom>
                  </pic:spPr>
                </pic:pic>
              </a:graphicData>
            </a:graphic>
          </wp:inline>
        </w:drawing>
      </w:r>
    </w:p>
    <w:p w14:paraId="65BAEF61" w14:textId="35BAE7D1" w:rsidR="004547CE" w:rsidRPr="004547CE" w:rsidRDefault="004547CE" w:rsidP="00A44B39">
      <w:pPr>
        <w:pStyle w:val="Caption"/>
        <w:jc w:val="both"/>
        <w:rPr>
          <w:rFonts w:ascii="Calibri" w:hAnsi="Calibri" w:cs="Calibri"/>
          <w:color w:val="000000" w:themeColor="text1"/>
          <w:sz w:val="24"/>
          <w:szCs w:val="24"/>
        </w:rPr>
      </w:pPr>
      <w:commentRangeStart w:id="58"/>
      <w:r w:rsidRPr="004547CE">
        <w:rPr>
          <w:rFonts w:ascii="Calibri" w:hAnsi="Calibri" w:cs="Calibri"/>
          <w:color w:val="000000" w:themeColor="text1"/>
          <w:sz w:val="24"/>
          <w:szCs w:val="24"/>
        </w:rPr>
        <w:t xml:space="preserve">Figure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Figure \* ARABIC </w:instrText>
      </w:r>
      <w:r w:rsidRPr="004547CE">
        <w:rPr>
          <w:rFonts w:ascii="Calibri" w:hAnsi="Calibri" w:cs="Calibri"/>
          <w:color w:val="000000" w:themeColor="text1"/>
          <w:sz w:val="24"/>
          <w:szCs w:val="24"/>
        </w:rPr>
        <w:fldChar w:fldCharType="separate"/>
      </w:r>
      <w:r w:rsidRPr="004547CE">
        <w:rPr>
          <w:rFonts w:ascii="Calibri" w:hAnsi="Calibri" w:cs="Calibri"/>
          <w:noProof/>
          <w:color w:val="000000" w:themeColor="text1"/>
          <w:sz w:val="24"/>
          <w:szCs w:val="24"/>
        </w:rPr>
        <w:t>13</w:t>
      </w:r>
      <w:r w:rsidRPr="004547CE">
        <w:rPr>
          <w:rFonts w:ascii="Calibri" w:hAnsi="Calibri" w:cs="Calibri"/>
          <w:color w:val="000000" w:themeColor="text1"/>
          <w:sz w:val="24"/>
          <w:szCs w:val="24"/>
        </w:rPr>
        <w:fldChar w:fldCharType="end"/>
      </w:r>
      <w:r w:rsidRPr="004547CE">
        <w:rPr>
          <w:rFonts w:ascii="Calibri" w:hAnsi="Calibri" w:cs="Calibri"/>
          <w:color w:val="000000" w:themeColor="text1"/>
          <w:sz w:val="24"/>
          <w:szCs w:val="24"/>
        </w:rPr>
        <w:t>. Cumulative valuation effects</w:t>
      </w:r>
      <w:commentRangeEnd w:id="58"/>
      <w:r w:rsidR="006612FA">
        <w:rPr>
          <w:rStyle w:val="CommentReference"/>
          <w:i w:val="0"/>
          <w:iCs w:val="0"/>
          <w:color w:val="auto"/>
        </w:rPr>
        <w:commentReference w:id="58"/>
      </w:r>
    </w:p>
    <w:p w14:paraId="2AC41B8C" w14:textId="00D425CE" w:rsidR="00555885" w:rsidRPr="004547CE" w:rsidRDefault="00555885" w:rsidP="00A44B39">
      <w:pPr>
        <w:spacing w:after="160"/>
        <w:jc w:val="both"/>
        <w:rPr>
          <w:rFonts w:ascii="Calibri" w:hAnsi="Calibri" w:cs="Calibri"/>
          <w:color w:val="000000" w:themeColor="text1"/>
        </w:rPr>
      </w:pPr>
      <w:r w:rsidRPr="004547CE">
        <w:rPr>
          <w:rFonts w:ascii="Calibri" w:hAnsi="Calibri" w:cs="Calibri"/>
          <w:color w:val="000000" w:themeColor="text1"/>
        </w:rPr>
        <w:t>The cumulative analysis shows that Excess Returns and SNB Rate Effects peaked around 2006, well before the 2008 crisis, and declined sharply afterward. This suggests broader structural shifts rather than crisis-specific impacts. Meanwhile, USD/CHF depreciation shows a persistent negative trend, while EUR/CHF remains more stable but depreciates post-2010. Despite its relative stability, EUR/CHF may play a significant role in the VAR analysis, warranting closer examination. The VAR model will test whether these trends are statistically significant and assess their joint influence on NFA dynamics.</w:t>
      </w:r>
    </w:p>
    <w:p w14:paraId="02843A5A" w14:textId="5552EBB3" w:rsidR="00E14BED" w:rsidRPr="004547CE" w:rsidRDefault="00E14BED" w:rsidP="00A44B39">
      <w:pPr>
        <w:spacing w:after="160"/>
        <w:jc w:val="both"/>
        <w:rPr>
          <w:rFonts w:ascii="Calibri" w:hAnsi="Calibri" w:cs="Calibri"/>
          <w:color w:val="000000" w:themeColor="text1"/>
        </w:rPr>
      </w:pPr>
      <w:r w:rsidRPr="004547CE">
        <w:rPr>
          <w:rFonts w:ascii="Calibri" w:hAnsi="Calibri" w:cs="Calibri"/>
          <w:color w:val="000000" w:themeColor="text1"/>
        </w:rPr>
        <w:t>The VAR model will test whether these visually identified trends have statistically significant effects on NFA. Excess Returns' volatility, SNB Rate shifts, and USD/CHF depreciation will be assessed for their joint influence.</w:t>
      </w:r>
    </w:p>
    <w:p w14:paraId="2DBC12A6" w14:textId="1BB77A04" w:rsidR="008B5BA6" w:rsidRPr="004547CE" w:rsidRDefault="00177439" w:rsidP="00A44B39">
      <w:pPr>
        <w:pStyle w:val="Heading3"/>
        <w:spacing w:before="0" w:after="160"/>
        <w:jc w:val="both"/>
        <w:rPr>
          <w:rFonts w:ascii="Calibri" w:hAnsi="Calibri" w:cs="Calibri"/>
          <w:color w:val="000000" w:themeColor="text1"/>
        </w:rPr>
      </w:pPr>
      <w:r w:rsidRPr="004547CE">
        <w:rPr>
          <w:rFonts w:ascii="Calibri" w:hAnsi="Calibri" w:cs="Calibri"/>
          <w:color w:val="000000" w:themeColor="text1"/>
        </w:rPr>
        <w:t>4.</w:t>
      </w:r>
      <w:r w:rsidR="008B5BA6" w:rsidRPr="004547CE">
        <w:rPr>
          <w:rFonts w:ascii="Calibri" w:hAnsi="Calibri" w:cs="Calibri"/>
          <w:color w:val="000000" w:themeColor="text1"/>
        </w:rPr>
        <w:t>3.</w:t>
      </w:r>
      <w:r w:rsidR="005068E8" w:rsidRPr="004547CE">
        <w:rPr>
          <w:rFonts w:ascii="Calibri" w:hAnsi="Calibri" w:cs="Calibri"/>
          <w:color w:val="000000" w:themeColor="text1"/>
        </w:rPr>
        <w:t>2 Full VAR</w:t>
      </w:r>
      <w:r w:rsidR="00DB70CD" w:rsidRPr="004547CE">
        <w:rPr>
          <w:rFonts w:ascii="Calibri" w:hAnsi="Calibri" w:cs="Calibri"/>
          <w:color w:val="000000" w:themeColor="text1"/>
        </w:rPr>
        <w:t xml:space="preserve"> Analysis</w:t>
      </w:r>
      <w:r w:rsidR="005068E8" w:rsidRPr="004547CE">
        <w:rPr>
          <w:rFonts w:ascii="Calibri" w:hAnsi="Calibri" w:cs="Calibri"/>
          <w:color w:val="000000" w:themeColor="text1"/>
        </w:rPr>
        <w:t>: Joint Dynamics of Valuation Channels</w:t>
      </w:r>
    </w:p>
    <w:p w14:paraId="385859E5" w14:textId="5BDFF893" w:rsidR="0030340B" w:rsidRPr="004547CE" w:rsidRDefault="00744548"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While individual tests reveal limited explanatory power for most valuation variables, they may still influence NFA dynamics collectively through delayed or interacting effects. To assess these joint dynamics, we estimate a Vector Autoregression (VAR) model incorporating key valuation </w:t>
      </w:r>
      <w:r w:rsidRPr="004547CE">
        <w:rPr>
          <w:rFonts w:ascii="Calibri" w:hAnsi="Calibri" w:cs="Calibri"/>
          <w:color w:val="000000" w:themeColor="text1"/>
        </w:rPr>
        <w:lastRenderedPageBreak/>
        <w:t>channels: excess returns, exchange rate effects, SNB interest rate, asset price changes (e.g., Dow Jones and Nikkei indices</w:t>
      </w:r>
      <w:proofErr w:type="gramStart"/>
      <w:r w:rsidRPr="004547CE">
        <w:rPr>
          <w:rFonts w:ascii="Calibri" w:hAnsi="Calibri" w:cs="Calibri"/>
          <w:color w:val="000000" w:themeColor="text1"/>
        </w:rPr>
        <w:t>),</w:t>
      </w:r>
      <w:r w:rsidR="00555885" w:rsidRPr="004547CE">
        <w:rPr>
          <w:rFonts w:ascii="Calibri" w:hAnsi="Calibri" w:cs="Calibri"/>
          <w:color w:val="000000" w:themeColor="text1"/>
        </w:rPr>
        <w:t xml:space="preserve"> </w:t>
      </w:r>
      <w:r w:rsidRPr="004547CE">
        <w:rPr>
          <w:rFonts w:ascii="Calibri" w:hAnsi="Calibri" w:cs="Calibri"/>
          <w:color w:val="000000" w:themeColor="text1"/>
        </w:rPr>
        <w:t xml:space="preserve"> gold</w:t>
      </w:r>
      <w:proofErr w:type="gramEnd"/>
      <w:r w:rsidRPr="004547CE">
        <w:rPr>
          <w:rFonts w:ascii="Calibri" w:hAnsi="Calibri" w:cs="Calibri"/>
          <w:color w:val="000000" w:themeColor="text1"/>
        </w:rPr>
        <w:t xml:space="preserve"> reserve</w:t>
      </w:r>
      <w:r w:rsidR="00555885" w:rsidRPr="004547CE">
        <w:rPr>
          <w:rFonts w:ascii="Calibri" w:hAnsi="Calibri" w:cs="Calibri"/>
          <w:color w:val="000000" w:themeColor="text1"/>
        </w:rPr>
        <w:t xml:space="preserve"> values,</w:t>
      </w:r>
      <w:r w:rsidRPr="004547CE">
        <w:rPr>
          <w:rFonts w:ascii="Calibri" w:hAnsi="Calibri" w:cs="Calibri"/>
          <w:color w:val="000000" w:themeColor="text1"/>
        </w:rPr>
        <w:t xml:space="preserve"> and a crisis dummy variable to account for Chow test results.</w:t>
      </w:r>
    </w:p>
    <w:p w14:paraId="4C1D22D0" w14:textId="6A32C8DF" w:rsidR="006F4343" w:rsidRPr="004547CE" w:rsidRDefault="006F4343"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As established in the methodology, necessary differencing was applied to non-stationary series, and multicollinearity was within acceptable limits (see </w:t>
      </w:r>
      <w:r w:rsidR="00177439" w:rsidRPr="004547CE">
        <w:rPr>
          <w:rFonts w:ascii="Calibri" w:hAnsi="Calibri" w:cs="Calibri"/>
          <w:color w:val="000000" w:themeColor="text1"/>
        </w:rPr>
        <w:fldChar w:fldCharType="begin"/>
      </w:r>
      <w:r w:rsidR="00177439" w:rsidRPr="004547CE">
        <w:rPr>
          <w:rFonts w:ascii="Calibri" w:hAnsi="Calibri" w:cs="Calibri"/>
          <w:color w:val="000000" w:themeColor="text1"/>
        </w:rPr>
        <w:instrText xml:space="preserve"> REF _Ref195727609 \h </w:instrText>
      </w:r>
      <w:r w:rsidR="00A44B39">
        <w:rPr>
          <w:rFonts w:ascii="Calibri" w:hAnsi="Calibri" w:cs="Calibri"/>
          <w:color w:val="000000" w:themeColor="text1"/>
        </w:rPr>
        <w:instrText xml:space="preserve"> \* MERGEFORMAT </w:instrText>
      </w:r>
      <w:r w:rsidR="00177439" w:rsidRPr="004547CE">
        <w:rPr>
          <w:rFonts w:ascii="Calibri" w:hAnsi="Calibri" w:cs="Calibri"/>
          <w:color w:val="000000" w:themeColor="text1"/>
        </w:rPr>
      </w:r>
      <w:r w:rsidR="00177439"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4</w:t>
      </w:r>
      <w:r w:rsidR="00177439" w:rsidRPr="004547CE">
        <w:rPr>
          <w:rFonts w:ascii="Calibri" w:hAnsi="Calibri" w:cs="Calibri"/>
          <w:color w:val="000000" w:themeColor="text1"/>
        </w:rPr>
        <w:fldChar w:fldCharType="end"/>
      </w:r>
      <w:r w:rsidR="00177439" w:rsidRPr="004547CE">
        <w:rPr>
          <w:rFonts w:ascii="Calibri" w:hAnsi="Calibri" w:cs="Calibri"/>
          <w:color w:val="000000" w:themeColor="text1"/>
        </w:rPr>
        <w:t xml:space="preserve"> and </w:t>
      </w:r>
      <w:r w:rsidR="00177439" w:rsidRPr="004547CE">
        <w:rPr>
          <w:rFonts w:ascii="Calibri" w:hAnsi="Calibri" w:cs="Calibri"/>
          <w:color w:val="000000" w:themeColor="text1"/>
        </w:rPr>
        <w:fldChar w:fldCharType="begin"/>
      </w:r>
      <w:r w:rsidR="00177439" w:rsidRPr="004547CE">
        <w:rPr>
          <w:rFonts w:ascii="Calibri" w:hAnsi="Calibri" w:cs="Calibri"/>
          <w:color w:val="000000" w:themeColor="text1"/>
        </w:rPr>
        <w:instrText xml:space="preserve"> REF _Ref195727730 \h </w:instrText>
      </w:r>
      <w:r w:rsidR="00A44B39">
        <w:rPr>
          <w:rFonts w:ascii="Calibri" w:hAnsi="Calibri" w:cs="Calibri"/>
          <w:color w:val="000000" w:themeColor="text1"/>
        </w:rPr>
        <w:instrText xml:space="preserve"> \* MERGEFORMAT </w:instrText>
      </w:r>
      <w:r w:rsidR="00177439" w:rsidRPr="004547CE">
        <w:rPr>
          <w:rFonts w:ascii="Calibri" w:hAnsi="Calibri" w:cs="Calibri"/>
          <w:color w:val="000000" w:themeColor="text1"/>
        </w:rPr>
      </w:r>
      <w:r w:rsidR="00177439"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5</w:t>
      </w:r>
      <w:r w:rsidR="00177439" w:rsidRPr="004547CE">
        <w:rPr>
          <w:rFonts w:ascii="Calibri" w:hAnsi="Calibri" w:cs="Calibri"/>
          <w:color w:val="000000" w:themeColor="text1"/>
        </w:rPr>
        <w:fldChar w:fldCharType="end"/>
      </w:r>
      <w:r w:rsidRPr="004547CE">
        <w:rPr>
          <w:rFonts w:ascii="Calibri" w:hAnsi="Calibri" w:cs="Calibri"/>
          <w:color w:val="000000" w:themeColor="text1"/>
        </w:rPr>
        <w:t>). Granger causality tests (</w:t>
      </w:r>
      <w:r w:rsidR="00177439" w:rsidRPr="004547CE">
        <w:rPr>
          <w:rFonts w:ascii="Calibri" w:hAnsi="Calibri" w:cs="Calibri"/>
          <w:color w:val="000000" w:themeColor="text1"/>
        </w:rPr>
        <w:fldChar w:fldCharType="begin"/>
      </w:r>
      <w:r w:rsidR="00177439" w:rsidRPr="004547CE">
        <w:rPr>
          <w:rFonts w:ascii="Calibri" w:hAnsi="Calibri" w:cs="Calibri"/>
          <w:color w:val="000000" w:themeColor="text1"/>
        </w:rPr>
        <w:instrText xml:space="preserve"> REF _Ref193658453 \h </w:instrText>
      </w:r>
      <w:r w:rsidR="00A44B39">
        <w:rPr>
          <w:rFonts w:ascii="Calibri" w:hAnsi="Calibri" w:cs="Calibri"/>
          <w:color w:val="000000" w:themeColor="text1"/>
        </w:rPr>
        <w:instrText xml:space="preserve"> \* MERGEFORMAT </w:instrText>
      </w:r>
      <w:r w:rsidR="00177439" w:rsidRPr="004547CE">
        <w:rPr>
          <w:rFonts w:ascii="Calibri" w:hAnsi="Calibri" w:cs="Calibri"/>
          <w:color w:val="000000" w:themeColor="text1"/>
        </w:rPr>
      </w:r>
      <w:r w:rsidR="00177439"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14</w:t>
      </w:r>
      <w:r w:rsidR="00177439" w:rsidRPr="004547CE">
        <w:rPr>
          <w:rFonts w:ascii="Calibri" w:hAnsi="Calibri" w:cs="Calibri"/>
          <w:color w:val="000000" w:themeColor="text1"/>
        </w:rPr>
        <w:fldChar w:fldCharType="end"/>
      </w:r>
      <w:r w:rsidRPr="004547CE">
        <w:rPr>
          <w:rFonts w:ascii="Calibri" w:hAnsi="Calibri" w:cs="Calibri"/>
          <w:color w:val="000000" w:themeColor="text1"/>
        </w:rPr>
        <w:t>) highlight gold reserves as the only statistically significant predictor of NFA changes at the 5% level (lag 3), supporting its role as a safe-haven asset. Other variables</w:t>
      </w:r>
      <w:r w:rsidR="00917BB0">
        <w:rPr>
          <w:rFonts w:ascii="Calibri" w:hAnsi="Calibri" w:cs="Calibri"/>
          <w:color w:val="000000" w:themeColor="text1"/>
        </w:rPr>
        <w:t xml:space="preserve"> </w:t>
      </w:r>
      <w:r w:rsidRPr="004547CE">
        <w:rPr>
          <w:rFonts w:ascii="Calibri" w:hAnsi="Calibri" w:cs="Calibri"/>
          <w:color w:val="000000" w:themeColor="text1"/>
        </w:rPr>
        <w:t>including excess returns, exchange rates, stock indices, and SNB rates</w:t>
      </w:r>
      <w:r w:rsidR="00917BB0">
        <w:rPr>
          <w:rFonts w:ascii="Calibri" w:hAnsi="Calibri" w:cs="Calibri"/>
          <w:color w:val="000000" w:themeColor="text1"/>
        </w:rPr>
        <w:t xml:space="preserve"> </w:t>
      </w:r>
      <w:r w:rsidRPr="004547CE">
        <w:rPr>
          <w:rFonts w:ascii="Calibri" w:hAnsi="Calibri" w:cs="Calibri"/>
          <w:color w:val="000000" w:themeColor="text1"/>
        </w:rPr>
        <w:t>do not exhibit significant causal relationships with NFA dynamics.</w:t>
      </w:r>
    </w:p>
    <w:p w14:paraId="0B79FD99" w14:textId="39E3B7C2" w:rsidR="00837B44" w:rsidRPr="004547CE" w:rsidRDefault="00CF4276" w:rsidP="00A44B39">
      <w:pPr>
        <w:pStyle w:val="Caption"/>
        <w:keepNext/>
        <w:spacing w:after="160"/>
        <w:jc w:val="both"/>
        <w:rPr>
          <w:rFonts w:ascii="Calibri" w:hAnsi="Calibri" w:cs="Calibri"/>
          <w:color w:val="000000" w:themeColor="text1"/>
          <w:sz w:val="24"/>
          <w:szCs w:val="24"/>
        </w:rPr>
      </w:pPr>
      <w:bookmarkStart w:id="59" w:name="_Ref193658453"/>
      <w:r w:rsidRPr="004547CE">
        <w:rPr>
          <w:rFonts w:ascii="Calibri" w:hAnsi="Calibri" w:cs="Calibri"/>
          <w:color w:val="000000" w:themeColor="text1"/>
          <w:sz w:val="24"/>
          <w:szCs w:val="24"/>
        </w:rPr>
        <w:t xml:space="preserve">Table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Table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14</w:t>
      </w:r>
      <w:r w:rsidRPr="004547CE">
        <w:rPr>
          <w:rFonts w:ascii="Calibri" w:hAnsi="Calibri" w:cs="Calibri"/>
          <w:color w:val="000000" w:themeColor="text1"/>
          <w:sz w:val="24"/>
          <w:szCs w:val="24"/>
        </w:rPr>
        <w:fldChar w:fldCharType="end"/>
      </w:r>
      <w:bookmarkEnd w:id="59"/>
      <w:r w:rsidRPr="004547CE">
        <w:rPr>
          <w:rFonts w:ascii="Calibri" w:hAnsi="Calibri" w:cs="Calibri"/>
          <w:color w:val="000000" w:themeColor="text1"/>
          <w:sz w:val="24"/>
          <w:szCs w:val="24"/>
        </w:rPr>
        <w:t xml:space="preserve"> </w:t>
      </w:r>
      <w:r w:rsidR="001C4BB6" w:rsidRPr="004547CE">
        <w:rPr>
          <w:rFonts w:ascii="Calibri" w:hAnsi="Calibri" w:cs="Calibri"/>
          <w:color w:val="000000" w:themeColor="text1"/>
          <w:sz w:val="24"/>
          <w:szCs w:val="24"/>
        </w:rPr>
        <w:t xml:space="preserve">Granger </w:t>
      </w:r>
      <w:r w:rsidR="004754E5" w:rsidRPr="004547CE">
        <w:rPr>
          <w:rFonts w:ascii="Calibri" w:hAnsi="Calibri" w:cs="Calibri"/>
          <w:color w:val="000000" w:themeColor="text1"/>
          <w:sz w:val="24"/>
          <w:szCs w:val="24"/>
        </w:rPr>
        <w:t>c</w:t>
      </w:r>
      <w:r w:rsidR="001C4BB6" w:rsidRPr="004547CE">
        <w:rPr>
          <w:rFonts w:ascii="Calibri" w:hAnsi="Calibri" w:cs="Calibri"/>
          <w:color w:val="000000" w:themeColor="text1"/>
          <w:sz w:val="24"/>
          <w:szCs w:val="24"/>
        </w:rPr>
        <w:t xml:space="preserve">ausality </w:t>
      </w:r>
      <w:r w:rsidR="004754E5" w:rsidRPr="004547CE">
        <w:rPr>
          <w:rFonts w:ascii="Calibri" w:hAnsi="Calibri" w:cs="Calibri"/>
          <w:color w:val="000000" w:themeColor="text1"/>
          <w:sz w:val="24"/>
          <w:szCs w:val="24"/>
        </w:rPr>
        <w:t>t</w:t>
      </w:r>
      <w:r w:rsidR="001C4BB6" w:rsidRPr="004547CE">
        <w:rPr>
          <w:rFonts w:ascii="Calibri" w:hAnsi="Calibri" w:cs="Calibri"/>
          <w:color w:val="000000" w:themeColor="text1"/>
          <w:sz w:val="24"/>
          <w:szCs w:val="24"/>
        </w:rPr>
        <w:t xml:space="preserve">est </w:t>
      </w:r>
      <w:r w:rsidR="004754E5" w:rsidRPr="004547CE">
        <w:rPr>
          <w:rFonts w:ascii="Calibri" w:hAnsi="Calibri" w:cs="Calibri"/>
          <w:color w:val="000000" w:themeColor="text1"/>
          <w:sz w:val="24"/>
          <w:szCs w:val="24"/>
        </w:rPr>
        <w:t>r</w:t>
      </w:r>
      <w:r w:rsidR="001C4BB6" w:rsidRPr="004547CE">
        <w:rPr>
          <w:rFonts w:ascii="Calibri" w:hAnsi="Calibri" w:cs="Calibri"/>
          <w:color w:val="000000" w:themeColor="text1"/>
          <w:sz w:val="24"/>
          <w:szCs w:val="24"/>
        </w:rPr>
        <w:t xml:space="preserve">esults (NFA_Pct_Change as </w:t>
      </w:r>
      <w:r w:rsidR="004754E5" w:rsidRPr="004547CE">
        <w:rPr>
          <w:rFonts w:ascii="Calibri" w:hAnsi="Calibri" w:cs="Calibri"/>
          <w:color w:val="000000" w:themeColor="text1"/>
          <w:sz w:val="24"/>
          <w:szCs w:val="24"/>
        </w:rPr>
        <w:t>d</w:t>
      </w:r>
      <w:r w:rsidR="001C4BB6" w:rsidRPr="004547CE">
        <w:rPr>
          <w:rFonts w:ascii="Calibri" w:hAnsi="Calibri" w:cs="Calibri"/>
          <w:color w:val="000000" w:themeColor="text1"/>
          <w:sz w:val="24"/>
          <w:szCs w:val="24"/>
        </w:rPr>
        <w:t xml:space="preserve">ependent </w:t>
      </w:r>
      <w:r w:rsidR="004754E5" w:rsidRPr="004547CE">
        <w:rPr>
          <w:rFonts w:ascii="Calibri" w:hAnsi="Calibri" w:cs="Calibri"/>
          <w:color w:val="000000" w:themeColor="text1"/>
          <w:sz w:val="24"/>
          <w:szCs w:val="24"/>
        </w:rPr>
        <w:t>v</w:t>
      </w:r>
      <w:r w:rsidR="001C4BB6" w:rsidRPr="004547CE">
        <w:rPr>
          <w:rFonts w:ascii="Calibri" w:hAnsi="Calibri" w:cs="Calibri"/>
          <w:color w:val="000000" w:themeColor="text1"/>
          <w:sz w:val="24"/>
          <w:szCs w:val="24"/>
        </w:rPr>
        <w:t>ariable)</w:t>
      </w:r>
    </w:p>
    <w:tbl>
      <w:tblPr>
        <w:tblStyle w:val="PlainTable1"/>
        <w:tblW w:w="0" w:type="auto"/>
        <w:tblLook w:val="0420" w:firstRow="1" w:lastRow="0" w:firstColumn="0" w:lastColumn="0" w:noHBand="0" w:noVBand="1"/>
      </w:tblPr>
      <w:tblGrid>
        <w:gridCol w:w="4390"/>
        <w:gridCol w:w="992"/>
        <w:gridCol w:w="1417"/>
        <w:gridCol w:w="2551"/>
      </w:tblGrid>
      <w:tr w:rsidR="004547CE" w:rsidRPr="004547CE" w14:paraId="68D2A63C" w14:textId="77777777" w:rsidTr="00837B44">
        <w:trPr>
          <w:cnfStyle w:val="100000000000" w:firstRow="1" w:lastRow="0" w:firstColumn="0" w:lastColumn="0" w:oddVBand="0" w:evenVBand="0" w:oddHBand="0" w:evenHBand="0" w:firstRowFirstColumn="0" w:firstRowLastColumn="0" w:lastRowFirstColumn="0" w:lastRowLastColumn="0"/>
        </w:trPr>
        <w:tc>
          <w:tcPr>
            <w:tcW w:w="4390" w:type="dxa"/>
          </w:tcPr>
          <w:p w14:paraId="6D6BC374" w14:textId="7440416F"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Predictor Variable</w:t>
            </w:r>
          </w:p>
        </w:tc>
        <w:tc>
          <w:tcPr>
            <w:tcW w:w="992" w:type="dxa"/>
          </w:tcPr>
          <w:p w14:paraId="5A363A17" w14:textId="601B36E8"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Lag(s)</w:t>
            </w:r>
          </w:p>
        </w:tc>
        <w:tc>
          <w:tcPr>
            <w:tcW w:w="1417" w:type="dxa"/>
          </w:tcPr>
          <w:p w14:paraId="6D5F756B" w14:textId="0F165E97"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p-value</w:t>
            </w:r>
          </w:p>
        </w:tc>
        <w:tc>
          <w:tcPr>
            <w:tcW w:w="2551" w:type="dxa"/>
          </w:tcPr>
          <w:p w14:paraId="02288DC0" w14:textId="68378771"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Conclusion</w:t>
            </w:r>
          </w:p>
        </w:tc>
      </w:tr>
      <w:tr w:rsidR="004547CE" w:rsidRPr="004547CE" w14:paraId="4B5A1820" w14:textId="77777777" w:rsidTr="00837B44">
        <w:trPr>
          <w:cnfStyle w:val="000000100000" w:firstRow="0" w:lastRow="0" w:firstColumn="0" w:lastColumn="0" w:oddVBand="0" w:evenVBand="0" w:oddHBand="1" w:evenHBand="0" w:firstRowFirstColumn="0" w:firstRowLastColumn="0" w:lastRowFirstColumn="0" w:lastRowLastColumn="0"/>
        </w:trPr>
        <w:tc>
          <w:tcPr>
            <w:tcW w:w="4390" w:type="dxa"/>
          </w:tcPr>
          <w:p w14:paraId="421309FE" w14:textId="5A5C60E9"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US - Dow Jones Industrial Average (Diff)</w:t>
            </w:r>
          </w:p>
        </w:tc>
        <w:tc>
          <w:tcPr>
            <w:tcW w:w="992" w:type="dxa"/>
          </w:tcPr>
          <w:p w14:paraId="6F733E3F" w14:textId="24FEA9F5"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1–3</w:t>
            </w:r>
          </w:p>
        </w:tc>
        <w:tc>
          <w:tcPr>
            <w:tcW w:w="1417" w:type="dxa"/>
          </w:tcPr>
          <w:p w14:paraId="3327E316" w14:textId="58CAD147"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&gt; 0.24</w:t>
            </w:r>
          </w:p>
        </w:tc>
        <w:tc>
          <w:tcPr>
            <w:tcW w:w="2551" w:type="dxa"/>
          </w:tcPr>
          <w:p w14:paraId="1C3F818F" w14:textId="77CB7040"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No Causality</w:t>
            </w:r>
          </w:p>
        </w:tc>
      </w:tr>
      <w:tr w:rsidR="004547CE" w:rsidRPr="004547CE" w14:paraId="22A9C145" w14:textId="77777777" w:rsidTr="00837B44">
        <w:tc>
          <w:tcPr>
            <w:tcW w:w="4390" w:type="dxa"/>
          </w:tcPr>
          <w:p w14:paraId="5D08311C" w14:textId="65683541"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Exchange Rate Effects on Stocks (Diff)</w:t>
            </w:r>
          </w:p>
        </w:tc>
        <w:tc>
          <w:tcPr>
            <w:tcW w:w="992" w:type="dxa"/>
          </w:tcPr>
          <w:p w14:paraId="1E50D93D" w14:textId="69CFD980"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1–3</w:t>
            </w:r>
          </w:p>
        </w:tc>
        <w:tc>
          <w:tcPr>
            <w:tcW w:w="1417" w:type="dxa"/>
          </w:tcPr>
          <w:p w14:paraId="1EAAB960" w14:textId="65D7EA00"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&gt; 0.27</w:t>
            </w:r>
          </w:p>
        </w:tc>
        <w:tc>
          <w:tcPr>
            <w:tcW w:w="2551" w:type="dxa"/>
          </w:tcPr>
          <w:p w14:paraId="169664E7" w14:textId="2738EE6C"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No Causality</w:t>
            </w:r>
          </w:p>
        </w:tc>
      </w:tr>
      <w:tr w:rsidR="004547CE" w:rsidRPr="004547CE" w14:paraId="3D369E0B" w14:textId="77777777" w:rsidTr="00837B44">
        <w:trPr>
          <w:cnfStyle w:val="000000100000" w:firstRow="0" w:lastRow="0" w:firstColumn="0" w:lastColumn="0" w:oddVBand="0" w:evenVBand="0" w:oddHBand="1" w:evenHBand="0" w:firstRowFirstColumn="0" w:firstRowLastColumn="0" w:lastRowFirstColumn="0" w:lastRowLastColumn="0"/>
        </w:trPr>
        <w:tc>
          <w:tcPr>
            <w:tcW w:w="4390" w:type="dxa"/>
          </w:tcPr>
          <w:p w14:paraId="6E1A7B00" w14:textId="7359D0ED"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Price Effects on Stocks (Diff)</w:t>
            </w:r>
          </w:p>
        </w:tc>
        <w:tc>
          <w:tcPr>
            <w:tcW w:w="992" w:type="dxa"/>
          </w:tcPr>
          <w:p w14:paraId="08EDA803" w14:textId="57B1187F"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1–3</w:t>
            </w:r>
          </w:p>
        </w:tc>
        <w:tc>
          <w:tcPr>
            <w:tcW w:w="1417" w:type="dxa"/>
          </w:tcPr>
          <w:p w14:paraId="20533C0E" w14:textId="4005987A"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&gt; 0.25</w:t>
            </w:r>
          </w:p>
        </w:tc>
        <w:tc>
          <w:tcPr>
            <w:tcW w:w="2551" w:type="dxa"/>
          </w:tcPr>
          <w:p w14:paraId="3433AB12" w14:textId="31B76014"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No Causality</w:t>
            </w:r>
          </w:p>
        </w:tc>
      </w:tr>
      <w:tr w:rsidR="004547CE" w:rsidRPr="004547CE" w14:paraId="1860889A" w14:textId="77777777" w:rsidTr="00837B44">
        <w:tc>
          <w:tcPr>
            <w:tcW w:w="4390" w:type="dxa"/>
          </w:tcPr>
          <w:p w14:paraId="1E906737" w14:textId="4A652D8A"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SNB Rate (Diff)</w:t>
            </w:r>
          </w:p>
        </w:tc>
        <w:tc>
          <w:tcPr>
            <w:tcW w:w="992" w:type="dxa"/>
          </w:tcPr>
          <w:p w14:paraId="24D464DA" w14:textId="2690DB2B"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1–3</w:t>
            </w:r>
          </w:p>
        </w:tc>
        <w:tc>
          <w:tcPr>
            <w:tcW w:w="1417" w:type="dxa"/>
          </w:tcPr>
          <w:p w14:paraId="032DB7B2" w14:textId="1E34BC31"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&gt; 0.86</w:t>
            </w:r>
          </w:p>
        </w:tc>
        <w:tc>
          <w:tcPr>
            <w:tcW w:w="2551" w:type="dxa"/>
          </w:tcPr>
          <w:p w14:paraId="0BECD97F" w14:textId="682466C9"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No Causality</w:t>
            </w:r>
          </w:p>
        </w:tc>
      </w:tr>
      <w:tr w:rsidR="004547CE" w:rsidRPr="004547CE" w14:paraId="42286172" w14:textId="77777777" w:rsidTr="00837B44">
        <w:trPr>
          <w:cnfStyle w:val="000000100000" w:firstRow="0" w:lastRow="0" w:firstColumn="0" w:lastColumn="0" w:oddVBand="0" w:evenVBand="0" w:oddHBand="1" w:evenHBand="0" w:firstRowFirstColumn="0" w:firstRowLastColumn="0" w:lastRowFirstColumn="0" w:lastRowLastColumn="0"/>
        </w:trPr>
        <w:tc>
          <w:tcPr>
            <w:tcW w:w="4390" w:type="dxa"/>
          </w:tcPr>
          <w:p w14:paraId="6EC712D3" w14:textId="222F1EFE"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Excess Return (Diff)</w:t>
            </w:r>
          </w:p>
        </w:tc>
        <w:tc>
          <w:tcPr>
            <w:tcW w:w="992" w:type="dxa"/>
          </w:tcPr>
          <w:p w14:paraId="662A17B2" w14:textId="04C4C22E"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1–3</w:t>
            </w:r>
          </w:p>
        </w:tc>
        <w:tc>
          <w:tcPr>
            <w:tcW w:w="1417" w:type="dxa"/>
          </w:tcPr>
          <w:p w14:paraId="77DBE8D8" w14:textId="0B5A1244"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&gt; 0.32</w:t>
            </w:r>
          </w:p>
        </w:tc>
        <w:tc>
          <w:tcPr>
            <w:tcW w:w="2551" w:type="dxa"/>
          </w:tcPr>
          <w:p w14:paraId="4A8096DC" w14:textId="197B6CFC"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No Causality</w:t>
            </w:r>
          </w:p>
        </w:tc>
      </w:tr>
      <w:tr w:rsidR="004547CE" w:rsidRPr="004547CE" w14:paraId="0ACB3A66" w14:textId="77777777" w:rsidTr="00837B44">
        <w:tc>
          <w:tcPr>
            <w:tcW w:w="4390" w:type="dxa"/>
          </w:tcPr>
          <w:p w14:paraId="6D6D0974" w14:textId="318C06F7"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Crisis Dummy</w:t>
            </w:r>
          </w:p>
        </w:tc>
        <w:tc>
          <w:tcPr>
            <w:tcW w:w="992" w:type="dxa"/>
          </w:tcPr>
          <w:p w14:paraId="0B10A181" w14:textId="63F3F623"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1–3</w:t>
            </w:r>
          </w:p>
        </w:tc>
        <w:tc>
          <w:tcPr>
            <w:tcW w:w="1417" w:type="dxa"/>
          </w:tcPr>
          <w:p w14:paraId="181076CE" w14:textId="213696B3"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&gt; 0.93</w:t>
            </w:r>
          </w:p>
        </w:tc>
        <w:tc>
          <w:tcPr>
            <w:tcW w:w="2551" w:type="dxa"/>
          </w:tcPr>
          <w:p w14:paraId="4AAA855E" w14:textId="46401FC7"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No Causality</w:t>
            </w:r>
          </w:p>
        </w:tc>
      </w:tr>
      <w:tr w:rsidR="004547CE" w:rsidRPr="004547CE" w14:paraId="429121F8" w14:textId="77777777" w:rsidTr="00837B44">
        <w:trPr>
          <w:cnfStyle w:val="000000100000" w:firstRow="0" w:lastRow="0" w:firstColumn="0" w:lastColumn="0" w:oddVBand="0" w:evenVBand="0" w:oddHBand="1" w:evenHBand="0" w:firstRowFirstColumn="0" w:firstRowLastColumn="0" w:lastRowFirstColumn="0" w:lastRowLastColumn="0"/>
        </w:trPr>
        <w:tc>
          <w:tcPr>
            <w:tcW w:w="4390" w:type="dxa"/>
          </w:tcPr>
          <w:p w14:paraId="70BAAEC6" w14:textId="54D10368"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Japan - Nikkei 225</w:t>
            </w:r>
          </w:p>
        </w:tc>
        <w:tc>
          <w:tcPr>
            <w:tcW w:w="992" w:type="dxa"/>
          </w:tcPr>
          <w:p w14:paraId="44CFD4B8" w14:textId="717C7E3A"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1–3</w:t>
            </w:r>
          </w:p>
        </w:tc>
        <w:tc>
          <w:tcPr>
            <w:tcW w:w="1417" w:type="dxa"/>
          </w:tcPr>
          <w:p w14:paraId="74207B2B" w14:textId="500361EB"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&gt; 0.84</w:t>
            </w:r>
          </w:p>
        </w:tc>
        <w:tc>
          <w:tcPr>
            <w:tcW w:w="2551" w:type="dxa"/>
          </w:tcPr>
          <w:p w14:paraId="1D222925" w14:textId="2CD04EF6"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No Causality</w:t>
            </w:r>
          </w:p>
        </w:tc>
      </w:tr>
      <w:tr w:rsidR="004547CE" w:rsidRPr="004547CE" w14:paraId="7D9587E9" w14:textId="77777777" w:rsidTr="00837B44">
        <w:tc>
          <w:tcPr>
            <w:tcW w:w="4390" w:type="dxa"/>
          </w:tcPr>
          <w:p w14:paraId="17E86E25" w14:textId="6C8BEEA7"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USD/CHF (Diff)</w:t>
            </w:r>
          </w:p>
        </w:tc>
        <w:tc>
          <w:tcPr>
            <w:tcW w:w="992" w:type="dxa"/>
          </w:tcPr>
          <w:p w14:paraId="4AD62D6D" w14:textId="4F4F63FE"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1–3</w:t>
            </w:r>
          </w:p>
        </w:tc>
        <w:tc>
          <w:tcPr>
            <w:tcW w:w="1417" w:type="dxa"/>
          </w:tcPr>
          <w:p w14:paraId="159979FA" w14:textId="33BBF3B2"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&gt; 0.63</w:t>
            </w:r>
          </w:p>
        </w:tc>
        <w:tc>
          <w:tcPr>
            <w:tcW w:w="2551" w:type="dxa"/>
          </w:tcPr>
          <w:p w14:paraId="3BE93B52" w14:textId="4C80C722"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No Causality</w:t>
            </w:r>
          </w:p>
        </w:tc>
      </w:tr>
      <w:tr w:rsidR="004547CE" w:rsidRPr="004547CE" w14:paraId="47C9514F" w14:textId="77777777" w:rsidTr="00837B44">
        <w:trPr>
          <w:cnfStyle w:val="000000100000" w:firstRow="0" w:lastRow="0" w:firstColumn="0" w:lastColumn="0" w:oddVBand="0" w:evenVBand="0" w:oddHBand="1" w:evenHBand="0" w:firstRowFirstColumn="0" w:firstRowLastColumn="0" w:lastRowFirstColumn="0" w:lastRowLastColumn="0"/>
        </w:trPr>
        <w:tc>
          <w:tcPr>
            <w:tcW w:w="4390" w:type="dxa"/>
          </w:tcPr>
          <w:p w14:paraId="0DD56CA9" w14:textId="11412D5A"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EUR/CHF</w:t>
            </w:r>
          </w:p>
        </w:tc>
        <w:tc>
          <w:tcPr>
            <w:tcW w:w="992" w:type="dxa"/>
          </w:tcPr>
          <w:p w14:paraId="4FB636CE" w14:textId="0C758D85"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1–3</w:t>
            </w:r>
          </w:p>
        </w:tc>
        <w:tc>
          <w:tcPr>
            <w:tcW w:w="1417" w:type="dxa"/>
          </w:tcPr>
          <w:p w14:paraId="1C616B82" w14:textId="14C2E729"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 0.11</w:t>
            </w:r>
          </w:p>
        </w:tc>
        <w:tc>
          <w:tcPr>
            <w:tcW w:w="2551" w:type="dxa"/>
          </w:tcPr>
          <w:p w14:paraId="60661891" w14:textId="142ABA15"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Marginally Significant</w:t>
            </w:r>
          </w:p>
        </w:tc>
      </w:tr>
      <w:tr w:rsidR="004547CE" w:rsidRPr="004547CE" w14:paraId="58D9418E" w14:textId="77777777" w:rsidTr="00837B44">
        <w:tc>
          <w:tcPr>
            <w:tcW w:w="4390" w:type="dxa"/>
          </w:tcPr>
          <w:p w14:paraId="4B189143" w14:textId="21B4B9B5"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Gold Reserves</w:t>
            </w:r>
          </w:p>
        </w:tc>
        <w:tc>
          <w:tcPr>
            <w:tcW w:w="992" w:type="dxa"/>
          </w:tcPr>
          <w:p w14:paraId="0889A2F1" w14:textId="2D45156B"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3</w:t>
            </w:r>
          </w:p>
        </w:tc>
        <w:tc>
          <w:tcPr>
            <w:tcW w:w="1417" w:type="dxa"/>
          </w:tcPr>
          <w:p w14:paraId="233CA4BC" w14:textId="7A7738BE"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0.003</w:t>
            </w:r>
          </w:p>
        </w:tc>
        <w:tc>
          <w:tcPr>
            <w:tcW w:w="2551" w:type="dxa"/>
          </w:tcPr>
          <w:p w14:paraId="68888813" w14:textId="73895EF4" w:rsidR="00837B44" w:rsidRPr="004547CE" w:rsidRDefault="00837B44" w:rsidP="00A44B39">
            <w:pPr>
              <w:spacing w:after="160"/>
              <w:jc w:val="both"/>
              <w:rPr>
                <w:rFonts w:ascii="Calibri" w:hAnsi="Calibri" w:cs="Calibri"/>
                <w:color w:val="000000" w:themeColor="text1"/>
              </w:rPr>
            </w:pPr>
            <w:r w:rsidRPr="004547CE">
              <w:rPr>
                <w:rFonts w:ascii="Calibri" w:hAnsi="Calibri" w:cs="Calibri"/>
                <w:color w:val="000000" w:themeColor="text1"/>
              </w:rPr>
              <w:t>Granger-Causal</w:t>
            </w:r>
          </w:p>
        </w:tc>
      </w:tr>
    </w:tbl>
    <w:p w14:paraId="52CA3F18" w14:textId="3DD33C95" w:rsidR="00837B44" w:rsidRPr="004547CE" w:rsidRDefault="00837B44" w:rsidP="00A44B39">
      <w:pPr>
        <w:pStyle w:val="NormalWeb"/>
        <w:spacing w:before="0" w:beforeAutospacing="0" w:after="160" w:afterAutospacing="0"/>
        <w:jc w:val="both"/>
        <w:rPr>
          <w:rFonts w:ascii="Calibri" w:hAnsi="Calibri" w:cs="Calibri"/>
          <w:color w:val="000000" w:themeColor="text1"/>
        </w:rPr>
      </w:pPr>
    </w:p>
    <w:p w14:paraId="03F4D8D7" w14:textId="4591F754" w:rsidR="00EF7E82" w:rsidRPr="004547CE" w:rsidRDefault="005C1888" w:rsidP="00A44B39">
      <w:pPr>
        <w:pStyle w:val="NormalWeb"/>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 xml:space="preserve">The VAR model includes NFA percentage change, Gold Reserves, US stock returns (Dow Jones), EUR/CHF exchange rate, and a crisis dummy. These variables are selected for their theoretical relevance and potential joint dynamics, with Gold Reserves showing significant Granger causality. US stock returns and EUR/CHF are included to capture broader market and exchange rate effects, while the Crisis Dummy accounts for structural breaks. Including all variables helps detect interactions and delayed effects that single tests may miss. </w:t>
      </w:r>
    </w:p>
    <w:p w14:paraId="5A0F57F7" w14:textId="72BCBC02" w:rsidR="00A86B4C" w:rsidRPr="004547CE" w:rsidRDefault="001B6CAF" w:rsidP="00A44B39">
      <w:pPr>
        <w:pStyle w:val="NormalWeb"/>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 xml:space="preserve">VAR regression results are shown in </w:t>
      </w:r>
      <w:bookmarkStart w:id="60" w:name="_Ref193658553"/>
      <w:r w:rsidR="00177439" w:rsidRPr="004547CE">
        <w:rPr>
          <w:rFonts w:ascii="Calibri" w:hAnsi="Calibri" w:cs="Calibri"/>
          <w:color w:val="000000" w:themeColor="text1"/>
        </w:rPr>
        <w:fldChar w:fldCharType="begin"/>
      </w:r>
      <w:r w:rsidR="00177439" w:rsidRPr="004547CE">
        <w:rPr>
          <w:rFonts w:ascii="Calibri" w:hAnsi="Calibri" w:cs="Calibri"/>
          <w:color w:val="000000" w:themeColor="text1"/>
        </w:rPr>
        <w:instrText xml:space="preserve"> REF _Ref195778540 \h </w:instrText>
      </w:r>
      <w:r w:rsidR="00A44B39">
        <w:rPr>
          <w:rFonts w:ascii="Calibri" w:hAnsi="Calibri" w:cs="Calibri"/>
          <w:color w:val="000000" w:themeColor="text1"/>
        </w:rPr>
        <w:instrText xml:space="preserve"> \* MERGEFORMAT </w:instrText>
      </w:r>
      <w:r w:rsidR="00177439" w:rsidRPr="004547CE">
        <w:rPr>
          <w:rFonts w:ascii="Calibri" w:hAnsi="Calibri" w:cs="Calibri"/>
          <w:color w:val="000000" w:themeColor="text1"/>
        </w:rPr>
      </w:r>
      <w:r w:rsidR="00177439"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Table </w:t>
      </w:r>
      <w:r w:rsidR="004547CE">
        <w:rPr>
          <w:rFonts w:ascii="Calibri" w:hAnsi="Calibri" w:cs="Calibri"/>
          <w:noProof/>
          <w:color w:val="000000" w:themeColor="text1"/>
        </w:rPr>
        <w:t>15</w:t>
      </w:r>
      <w:r w:rsidR="00177439" w:rsidRPr="004547CE">
        <w:rPr>
          <w:rFonts w:ascii="Calibri" w:hAnsi="Calibri" w:cs="Calibri"/>
          <w:color w:val="000000" w:themeColor="text1"/>
        </w:rPr>
        <w:fldChar w:fldCharType="end"/>
      </w:r>
      <w:r w:rsidR="00177439" w:rsidRPr="004547CE">
        <w:rPr>
          <w:rFonts w:ascii="Calibri" w:hAnsi="Calibri" w:cs="Calibri"/>
          <w:color w:val="000000" w:themeColor="text1"/>
        </w:rPr>
        <w:t xml:space="preserve">. </w:t>
      </w:r>
      <w:r w:rsidR="00A86B4C" w:rsidRPr="004547CE">
        <w:rPr>
          <w:rFonts w:ascii="Calibri" w:hAnsi="Calibri" w:cs="Calibri"/>
          <w:color w:val="000000" w:themeColor="text1"/>
        </w:rPr>
        <w:t>The most notable findings are the statistical significance of US - Dow Jones returns (L1) (p = 0.008) and EUR/CHF (L1 and L2) (p = 0.015 and p = 0.010, respectively) in predicting NFA percentage changes. This suggests that US stock returns and exchange rate fluctuations, particularly EUR/CHF, have measurable impacts on NFA dynamics.</w:t>
      </w:r>
    </w:p>
    <w:p w14:paraId="562EC0E2" w14:textId="440CBD62" w:rsidR="00A86B4C" w:rsidRPr="004547CE" w:rsidRDefault="00A86B4C" w:rsidP="00A44B39">
      <w:pPr>
        <w:pStyle w:val="NormalWeb"/>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lastRenderedPageBreak/>
        <w:t>The Crisis Dummy shows some marginal significance at L2 (p = 0.066), indicating that structural breaks may have some influence on NFA changes, but not consistently. Surprisingly, Gold Reserves, which previously exhibited significant Granger causality, are not statistically significant in the full VAR model. This loss of significance could be due to multicollinearity, limited sample size, or the inclusion of additional variables that absorb explanatory power.</w:t>
      </w:r>
    </w:p>
    <w:p w14:paraId="0CB2E7AB" w14:textId="77777777" w:rsidR="00A86B4C" w:rsidRPr="004547CE" w:rsidRDefault="00A86B4C" w:rsidP="00A44B39">
      <w:pPr>
        <w:pStyle w:val="NormalWeb"/>
        <w:spacing w:before="0" w:beforeAutospacing="0" w:after="160" w:afterAutospacing="0"/>
        <w:jc w:val="both"/>
        <w:rPr>
          <w:rFonts w:ascii="Calibri" w:hAnsi="Calibri" w:cs="Calibri"/>
          <w:color w:val="000000" w:themeColor="text1"/>
        </w:rPr>
      </w:pPr>
      <w:r w:rsidRPr="004547CE">
        <w:rPr>
          <w:rFonts w:ascii="Calibri" w:hAnsi="Calibri" w:cs="Calibri"/>
          <w:color w:val="000000" w:themeColor="text1"/>
        </w:rPr>
        <w:t>The results highlight the importance of including EUR/CHF and US stock returns in the analysis, as they appear to influence NFA dynamics more consistently than other variables. The findings suggest that valuation effects related to exchange rates and broader market movements may be more relevant than previously anticipated.</w:t>
      </w:r>
    </w:p>
    <w:p w14:paraId="3F23D861" w14:textId="6F4B739B" w:rsidR="0064726F" w:rsidRPr="004547CE" w:rsidRDefault="0064726F" w:rsidP="00A44B39">
      <w:pPr>
        <w:pStyle w:val="Caption"/>
        <w:spacing w:after="160"/>
        <w:jc w:val="both"/>
        <w:rPr>
          <w:rFonts w:ascii="Calibri" w:hAnsi="Calibri" w:cs="Calibri"/>
          <w:color w:val="000000" w:themeColor="text1"/>
          <w:sz w:val="24"/>
          <w:szCs w:val="24"/>
        </w:rPr>
      </w:pPr>
      <w:bookmarkStart w:id="61" w:name="_Ref195778540"/>
      <w:bookmarkEnd w:id="60"/>
      <w:r w:rsidRPr="004547CE">
        <w:rPr>
          <w:rFonts w:ascii="Calibri" w:hAnsi="Calibri" w:cs="Calibri"/>
          <w:color w:val="000000" w:themeColor="text1"/>
          <w:sz w:val="24"/>
          <w:szCs w:val="24"/>
        </w:rPr>
        <w:t xml:space="preserve">Table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Table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15</w:t>
      </w:r>
      <w:r w:rsidRPr="004547CE">
        <w:rPr>
          <w:rFonts w:ascii="Calibri" w:hAnsi="Calibri" w:cs="Calibri"/>
          <w:noProof/>
          <w:color w:val="000000" w:themeColor="text1"/>
          <w:sz w:val="24"/>
          <w:szCs w:val="24"/>
        </w:rPr>
        <w:fldChar w:fldCharType="end"/>
      </w:r>
      <w:bookmarkEnd w:id="61"/>
      <w:r w:rsidRPr="004547CE">
        <w:rPr>
          <w:rFonts w:ascii="Calibri" w:hAnsi="Calibri" w:cs="Calibri"/>
          <w:color w:val="000000" w:themeColor="text1"/>
          <w:sz w:val="24"/>
          <w:szCs w:val="24"/>
        </w:rPr>
        <w:t xml:space="preserve">. VAR </w:t>
      </w:r>
      <w:r w:rsidR="004754E5" w:rsidRPr="004547CE">
        <w:rPr>
          <w:rFonts w:ascii="Calibri" w:hAnsi="Calibri" w:cs="Calibri"/>
          <w:color w:val="000000" w:themeColor="text1"/>
          <w:sz w:val="24"/>
          <w:szCs w:val="24"/>
        </w:rPr>
        <w:t>m</w:t>
      </w:r>
      <w:r w:rsidRPr="004547CE">
        <w:rPr>
          <w:rFonts w:ascii="Calibri" w:hAnsi="Calibri" w:cs="Calibri"/>
          <w:color w:val="000000" w:themeColor="text1"/>
          <w:sz w:val="24"/>
          <w:szCs w:val="24"/>
        </w:rPr>
        <w:t xml:space="preserve">odel </w:t>
      </w:r>
      <w:r w:rsidR="004754E5" w:rsidRPr="004547CE">
        <w:rPr>
          <w:rFonts w:ascii="Calibri" w:hAnsi="Calibri" w:cs="Calibri"/>
          <w:color w:val="000000" w:themeColor="text1"/>
          <w:sz w:val="24"/>
          <w:szCs w:val="24"/>
        </w:rPr>
        <w:t>c</w:t>
      </w:r>
      <w:r w:rsidRPr="004547CE">
        <w:rPr>
          <w:rFonts w:ascii="Calibri" w:hAnsi="Calibri" w:cs="Calibri"/>
          <w:color w:val="000000" w:themeColor="text1"/>
          <w:sz w:val="24"/>
          <w:szCs w:val="24"/>
        </w:rPr>
        <w:t>oefficients (</w:t>
      </w:r>
      <w:r w:rsidR="004754E5" w:rsidRPr="004547CE">
        <w:rPr>
          <w:rFonts w:ascii="Calibri" w:hAnsi="Calibri" w:cs="Calibri"/>
          <w:color w:val="000000" w:themeColor="text1"/>
          <w:sz w:val="24"/>
          <w:szCs w:val="24"/>
        </w:rPr>
        <w:t>d</w:t>
      </w:r>
      <w:r w:rsidRPr="004547CE">
        <w:rPr>
          <w:rFonts w:ascii="Calibri" w:hAnsi="Calibri" w:cs="Calibri"/>
          <w:color w:val="000000" w:themeColor="text1"/>
          <w:sz w:val="24"/>
          <w:szCs w:val="24"/>
        </w:rPr>
        <w:t xml:space="preserve">ependent </w:t>
      </w:r>
      <w:r w:rsidR="004754E5" w:rsidRPr="004547CE">
        <w:rPr>
          <w:rFonts w:ascii="Calibri" w:hAnsi="Calibri" w:cs="Calibri"/>
          <w:color w:val="000000" w:themeColor="text1"/>
          <w:sz w:val="24"/>
          <w:szCs w:val="24"/>
        </w:rPr>
        <w:t>v</w:t>
      </w:r>
      <w:r w:rsidRPr="004547CE">
        <w:rPr>
          <w:rFonts w:ascii="Calibri" w:hAnsi="Calibri" w:cs="Calibri"/>
          <w:color w:val="000000" w:themeColor="text1"/>
          <w:sz w:val="24"/>
          <w:szCs w:val="24"/>
        </w:rPr>
        <w:t>ariable: NFA_Pct_Change)</w:t>
      </w:r>
    </w:p>
    <w:tbl>
      <w:tblPr>
        <w:tblStyle w:val="PlainTable1"/>
        <w:tblW w:w="0" w:type="auto"/>
        <w:tblLook w:val="0420" w:firstRow="1" w:lastRow="0" w:firstColumn="0" w:lastColumn="0" w:noHBand="0" w:noVBand="1"/>
      </w:tblPr>
      <w:tblGrid>
        <w:gridCol w:w="3116"/>
        <w:gridCol w:w="3117"/>
        <w:gridCol w:w="3117"/>
      </w:tblGrid>
      <w:tr w:rsidR="004547CE" w:rsidRPr="004547CE" w14:paraId="6E31DEDD" w14:textId="77777777" w:rsidTr="00A86B4C">
        <w:trPr>
          <w:cnfStyle w:val="100000000000" w:firstRow="1" w:lastRow="0" w:firstColumn="0" w:lastColumn="0" w:oddVBand="0" w:evenVBand="0" w:oddHBand="0" w:evenHBand="0" w:firstRowFirstColumn="0" w:firstRowLastColumn="0" w:lastRowFirstColumn="0" w:lastRowLastColumn="0"/>
        </w:trPr>
        <w:tc>
          <w:tcPr>
            <w:tcW w:w="3116" w:type="dxa"/>
          </w:tcPr>
          <w:p w14:paraId="56603BC4" w14:textId="0A3FB4E8"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Predictor</w:t>
            </w:r>
          </w:p>
        </w:tc>
        <w:tc>
          <w:tcPr>
            <w:tcW w:w="3117" w:type="dxa"/>
          </w:tcPr>
          <w:p w14:paraId="44E19F93" w14:textId="490BDC0E"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Coefficient</w:t>
            </w:r>
          </w:p>
        </w:tc>
        <w:tc>
          <w:tcPr>
            <w:tcW w:w="3117" w:type="dxa"/>
          </w:tcPr>
          <w:p w14:paraId="1EB3AE49" w14:textId="6705F2A1"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p-value</w:t>
            </w:r>
          </w:p>
        </w:tc>
      </w:tr>
      <w:tr w:rsidR="004547CE" w:rsidRPr="004547CE" w14:paraId="3DF24D0A" w14:textId="77777777" w:rsidTr="00A86B4C">
        <w:trPr>
          <w:cnfStyle w:val="000000100000" w:firstRow="0" w:lastRow="0" w:firstColumn="0" w:lastColumn="0" w:oddVBand="0" w:evenVBand="0" w:oddHBand="1" w:evenHBand="0" w:firstRowFirstColumn="0" w:firstRowLastColumn="0" w:lastRowFirstColumn="0" w:lastRowLastColumn="0"/>
        </w:trPr>
        <w:tc>
          <w:tcPr>
            <w:tcW w:w="3116" w:type="dxa"/>
          </w:tcPr>
          <w:p w14:paraId="7E52D082" w14:textId="13826069"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const</w:t>
            </w:r>
          </w:p>
        </w:tc>
        <w:tc>
          <w:tcPr>
            <w:tcW w:w="3117" w:type="dxa"/>
          </w:tcPr>
          <w:p w14:paraId="4A15FA58" w14:textId="0BB96594"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2.338507</w:t>
            </w:r>
          </w:p>
        </w:tc>
        <w:tc>
          <w:tcPr>
            <w:tcW w:w="3117" w:type="dxa"/>
          </w:tcPr>
          <w:p w14:paraId="4831EA32" w14:textId="627A928A"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0.490</w:t>
            </w:r>
          </w:p>
        </w:tc>
      </w:tr>
      <w:tr w:rsidR="004547CE" w:rsidRPr="004547CE" w14:paraId="52867DFF" w14:textId="77777777" w:rsidTr="00A86B4C">
        <w:tc>
          <w:tcPr>
            <w:tcW w:w="3116" w:type="dxa"/>
          </w:tcPr>
          <w:p w14:paraId="16D9F78E" w14:textId="0C9C7DC0"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L1.NFA_Pct_Change</w:t>
            </w:r>
          </w:p>
        </w:tc>
        <w:tc>
          <w:tcPr>
            <w:tcW w:w="3117" w:type="dxa"/>
          </w:tcPr>
          <w:p w14:paraId="42FAB191" w14:textId="6A90E79E"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0.374496</w:t>
            </w:r>
          </w:p>
        </w:tc>
        <w:tc>
          <w:tcPr>
            <w:tcW w:w="3117" w:type="dxa"/>
          </w:tcPr>
          <w:p w14:paraId="267ADD3F" w14:textId="5412936E"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0.274</w:t>
            </w:r>
          </w:p>
        </w:tc>
      </w:tr>
      <w:tr w:rsidR="004547CE" w:rsidRPr="004547CE" w14:paraId="0C42ECDA" w14:textId="77777777" w:rsidTr="00A86B4C">
        <w:trPr>
          <w:cnfStyle w:val="000000100000" w:firstRow="0" w:lastRow="0" w:firstColumn="0" w:lastColumn="0" w:oddVBand="0" w:evenVBand="0" w:oddHBand="1" w:evenHBand="0" w:firstRowFirstColumn="0" w:firstRowLastColumn="0" w:lastRowFirstColumn="0" w:lastRowLastColumn="0"/>
        </w:trPr>
        <w:tc>
          <w:tcPr>
            <w:tcW w:w="3116" w:type="dxa"/>
          </w:tcPr>
          <w:p w14:paraId="5E2ADF9B" w14:textId="7E852ED3"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L</w:t>
            </w:r>
            <w:proofErr w:type="gramStart"/>
            <w:r w:rsidRPr="004547CE">
              <w:rPr>
                <w:rFonts w:ascii="Calibri" w:hAnsi="Calibri" w:cs="Calibri"/>
                <w:color w:val="000000" w:themeColor="text1"/>
              </w:rPr>
              <w:t>1.Crisis</w:t>
            </w:r>
            <w:proofErr w:type="gramEnd"/>
            <w:r w:rsidRPr="004547CE">
              <w:rPr>
                <w:rFonts w:ascii="Calibri" w:hAnsi="Calibri" w:cs="Calibri"/>
                <w:color w:val="000000" w:themeColor="text1"/>
              </w:rPr>
              <w:t>_Dummy</w:t>
            </w:r>
          </w:p>
        </w:tc>
        <w:tc>
          <w:tcPr>
            <w:tcW w:w="3117" w:type="dxa"/>
          </w:tcPr>
          <w:p w14:paraId="2DD13485" w14:textId="5662475E"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13.702470</w:t>
            </w:r>
          </w:p>
        </w:tc>
        <w:tc>
          <w:tcPr>
            <w:tcW w:w="3117" w:type="dxa"/>
          </w:tcPr>
          <w:p w14:paraId="4DD8ABC8" w14:textId="1358BE96"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0.443</w:t>
            </w:r>
          </w:p>
        </w:tc>
      </w:tr>
      <w:tr w:rsidR="004547CE" w:rsidRPr="004547CE" w14:paraId="072B1F43" w14:textId="77777777" w:rsidTr="00A86B4C">
        <w:tc>
          <w:tcPr>
            <w:tcW w:w="3116" w:type="dxa"/>
          </w:tcPr>
          <w:p w14:paraId="0E9594D8" w14:textId="1C5AFE45"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L</w:t>
            </w:r>
            <w:proofErr w:type="gramStart"/>
            <w:r w:rsidRPr="004547CE">
              <w:rPr>
                <w:rFonts w:ascii="Calibri" w:hAnsi="Calibri" w:cs="Calibri"/>
                <w:color w:val="000000" w:themeColor="text1"/>
              </w:rPr>
              <w:t>1.Gold</w:t>
            </w:r>
            <w:proofErr w:type="gramEnd"/>
            <w:r w:rsidRPr="004547CE">
              <w:rPr>
                <w:rFonts w:ascii="Calibri" w:hAnsi="Calibri" w:cs="Calibri"/>
                <w:color w:val="000000" w:themeColor="text1"/>
              </w:rPr>
              <w:t>_Reserves</w:t>
            </w:r>
          </w:p>
        </w:tc>
        <w:tc>
          <w:tcPr>
            <w:tcW w:w="3117" w:type="dxa"/>
          </w:tcPr>
          <w:p w14:paraId="1B7BD7BF" w14:textId="69D967FE"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-0.203693</w:t>
            </w:r>
          </w:p>
        </w:tc>
        <w:tc>
          <w:tcPr>
            <w:tcW w:w="3117" w:type="dxa"/>
          </w:tcPr>
          <w:p w14:paraId="7910737B" w14:textId="54776DB0"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0.470</w:t>
            </w:r>
          </w:p>
        </w:tc>
      </w:tr>
      <w:tr w:rsidR="004547CE" w:rsidRPr="004547CE" w14:paraId="0A006F77" w14:textId="77777777" w:rsidTr="00A86B4C">
        <w:trPr>
          <w:cnfStyle w:val="000000100000" w:firstRow="0" w:lastRow="0" w:firstColumn="0" w:lastColumn="0" w:oddVBand="0" w:evenVBand="0" w:oddHBand="1" w:evenHBand="0" w:firstRowFirstColumn="0" w:firstRowLastColumn="0" w:lastRowFirstColumn="0" w:lastRowLastColumn="0"/>
        </w:trPr>
        <w:tc>
          <w:tcPr>
            <w:tcW w:w="3116" w:type="dxa"/>
          </w:tcPr>
          <w:p w14:paraId="3F15EB83" w14:textId="4DC0CF58"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L1.US - Dow Jones_Diff</w:t>
            </w:r>
          </w:p>
        </w:tc>
        <w:tc>
          <w:tcPr>
            <w:tcW w:w="3117" w:type="dxa"/>
          </w:tcPr>
          <w:p w14:paraId="46F8DA47" w14:textId="78DF35C3"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7.316980</w:t>
            </w:r>
          </w:p>
        </w:tc>
        <w:tc>
          <w:tcPr>
            <w:tcW w:w="3117" w:type="dxa"/>
          </w:tcPr>
          <w:p w14:paraId="53DABFE4" w14:textId="261E6F08"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0.008</w:t>
            </w:r>
          </w:p>
        </w:tc>
      </w:tr>
      <w:tr w:rsidR="004547CE" w:rsidRPr="004547CE" w14:paraId="588B42ED" w14:textId="77777777" w:rsidTr="00A86B4C">
        <w:tc>
          <w:tcPr>
            <w:tcW w:w="3116" w:type="dxa"/>
          </w:tcPr>
          <w:p w14:paraId="7F9C9CD3" w14:textId="719373F5"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L1.EUR_CHF</w:t>
            </w:r>
          </w:p>
        </w:tc>
        <w:tc>
          <w:tcPr>
            <w:tcW w:w="3117" w:type="dxa"/>
          </w:tcPr>
          <w:p w14:paraId="36395978" w14:textId="40D4737E"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-2.132282</w:t>
            </w:r>
          </w:p>
        </w:tc>
        <w:tc>
          <w:tcPr>
            <w:tcW w:w="3117" w:type="dxa"/>
          </w:tcPr>
          <w:p w14:paraId="512A22F0" w14:textId="315F7B6C"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0.015</w:t>
            </w:r>
          </w:p>
        </w:tc>
      </w:tr>
      <w:tr w:rsidR="004547CE" w:rsidRPr="004547CE" w14:paraId="08B1712B" w14:textId="77777777" w:rsidTr="00A86B4C">
        <w:trPr>
          <w:cnfStyle w:val="000000100000" w:firstRow="0" w:lastRow="0" w:firstColumn="0" w:lastColumn="0" w:oddVBand="0" w:evenVBand="0" w:oddHBand="1" w:evenHBand="0" w:firstRowFirstColumn="0" w:firstRowLastColumn="0" w:lastRowFirstColumn="0" w:lastRowLastColumn="0"/>
        </w:trPr>
        <w:tc>
          <w:tcPr>
            <w:tcW w:w="3116" w:type="dxa"/>
          </w:tcPr>
          <w:p w14:paraId="2F9C318F" w14:textId="1A4F42F5"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L2.NFA_Pct_Change</w:t>
            </w:r>
          </w:p>
        </w:tc>
        <w:tc>
          <w:tcPr>
            <w:tcW w:w="3117" w:type="dxa"/>
          </w:tcPr>
          <w:p w14:paraId="16261A7C" w14:textId="6DC87DA7"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0.111602</w:t>
            </w:r>
          </w:p>
        </w:tc>
        <w:tc>
          <w:tcPr>
            <w:tcW w:w="3117" w:type="dxa"/>
          </w:tcPr>
          <w:p w14:paraId="4ED2D13A" w14:textId="3F8968E7"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0.725</w:t>
            </w:r>
          </w:p>
        </w:tc>
      </w:tr>
      <w:tr w:rsidR="004547CE" w:rsidRPr="004547CE" w14:paraId="679FF84C" w14:textId="77777777" w:rsidTr="00A86B4C">
        <w:tc>
          <w:tcPr>
            <w:tcW w:w="3116" w:type="dxa"/>
          </w:tcPr>
          <w:p w14:paraId="7BDE2629" w14:textId="7F0571C5"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L</w:t>
            </w:r>
            <w:proofErr w:type="gramStart"/>
            <w:r w:rsidRPr="004547CE">
              <w:rPr>
                <w:rFonts w:ascii="Calibri" w:hAnsi="Calibri" w:cs="Calibri"/>
                <w:color w:val="000000" w:themeColor="text1"/>
              </w:rPr>
              <w:t>2.Crisis</w:t>
            </w:r>
            <w:proofErr w:type="gramEnd"/>
            <w:r w:rsidRPr="004547CE">
              <w:rPr>
                <w:rFonts w:ascii="Calibri" w:hAnsi="Calibri" w:cs="Calibri"/>
                <w:color w:val="000000" w:themeColor="text1"/>
              </w:rPr>
              <w:t>_Dummy</w:t>
            </w:r>
          </w:p>
        </w:tc>
        <w:tc>
          <w:tcPr>
            <w:tcW w:w="3117" w:type="dxa"/>
          </w:tcPr>
          <w:p w14:paraId="146ADD39" w14:textId="0EEA7D91"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-37.054008</w:t>
            </w:r>
          </w:p>
        </w:tc>
        <w:tc>
          <w:tcPr>
            <w:tcW w:w="3117" w:type="dxa"/>
          </w:tcPr>
          <w:p w14:paraId="62B57D97" w14:textId="54DFE5D6"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0.066</w:t>
            </w:r>
          </w:p>
        </w:tc>
      </w:tr>
      <w:tr w:rsidR="004547CE" w:rsidRPr="004547CE" w14:paraId="3B073A17" w14:textId="77777777" w:rsidTr="00A86B4C">
        <w:trPr>
          <w:cnfStyle w:val="000000100000" w:firstRow="0" w:lastRow="0" w:firstColumn="0" w:lastColumn="0" w:oddVBand="0" w:evenVBand="0" w:oddHBand="1" w:evenHBand="0" w:firstRowFirstColumn="0" w:firstRowLastColumn="0" w:lastRowFirstColumn="0" w:lastRowLastColumn="0"/>
        </w:trPr>
        <w:tc>
          <w:tcPr>
            <w:tcW w:w="3116" w:type="dxa"/>
          </w:tcPr>
          <w:p w14:paraId="626C8096" w14:textId="1F4C5308"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L</w:t>
            </w:r>
            <w:proofErr w:type="gramStart"/>
            <w:r w:rsidRPr="004547CE">
              <w:rPr>
                <w:rFonts w:ascii="Calibri" w:hAnsi="Calibri" w:cs="Calibri"/>
                <w:color w:val="000000" w:themeColor="text1"/>
              </w:rPr>
              <w:t>2.Gold</w:t>
            </w:r>
            <w:proofErr w:type="gramEnd"/>
            <w:r w:rsidRPr="004547CE">
              <w:rPr>
                <w:rFonts w:ascii="Calibri" w:hAnsi="Calibri" w:cs="Calibri"/>
                <w:color w:val="000000" w:themeColor="text1"/>
              </w:rPr>
              <w:t>_Reserves</w:t>
            </w:r>
          </w:p>
        </w:tc>
        <w:tc>
          <w:tcPr>
            <w:tcW w:w="3117" w:type="dxa"/>
          </w:tcPr>
          <w:p w14:paraId="778DE3C3" w14:textId="4E1A291B"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0.056140</w:t>
            </w:r>
          </w:p>
        </w:tc>
        <w:tc>
          <w:tcPr>
            <w:tcW w:w="3117" w:type="dxa"/>
          </w:tcPr>
          <w:p w14:paraId="1967B7EA" w14:textId="5CA7CA6C"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0.827</w:t>
            </w:r>
          </w:p>
        </w:tc>
      </w:tr>
      <w:tr w:rsidR="004547CE" w:rsidRPr="004547CE" w14:paraId="38A78FCE" w14:textId="77777777" w:rsidTr="00A86B4C">
        <w:tc>
          <w:tcPr>
            <w:tcW w:w="3116" w:type="dxa"/>
          </w:tcPr>
          <w:p w14:paraId="43EC24A0" w14:textId="0F44AE87"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L2.US - Dow Jones_Diff</w:t>
            </w:r>
          </w:p>
        </w:tc>
        <w:tc>
          <w:tcPr>
            <w:tcW w:w="3117" w:type="dxa"/>
          </w:tcPr>
          <w:p w14:paraId="5545E32B" w14:textId="58E8189B"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0.923650</w:t>
            </w:r>
          </w:p>
        </w:tc>
        <w:tc>
          <w:tcPr>
            <w:tcW w:w="3117" w:type="dxa"/>
          </w:tcPr>
          <w:p w14:paraId="7528C8AD" w14:textId="5B04C88D"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0.616</w:t>
            </w:r>
          </w:p>
        </w:tc>
      </w:tr>
      <w:tr w:rsidR="004547CE" w:rsidRPr="004547CE" w14:paraId="5F1B2E09" w14:textId="77777777" w:rsidTr="00A86B4C">
        <w:trPr>
          <w:cnfStyle w:val="000000100000" w:firstRow="0" w:lastRow="0" w:firstColumn="0" w:lastColumn="0" w:oddVBand="0" w:evenVBand="0" w:oddHBand="1" w:evenHBand="0" w:firstRowFirstColumn="0" w:firstRowLastColumn="0" w:lastRowFirstColumn="0" w:lastRowLastColumn="0"/>
        </w:trPr>
        <w:tc>
          <w:tcPr>
            <w:tcW w:w="3116" w:type="dxa"/>
          </w:tcPr>
          <w:p w14:paraId="25FAE77B" w14:textId="30C1EECE"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L2.EUR_CHF</w:t>
            </w:r>
          </w:p>
        </w:tc>
        <w:tc>
          <w:tcPr>
            <w:tcW w:w="3117" w:type="dxa"/>
          </w:tcPr>
          <w:p w14:paraId="258F109C" w14:textId="1AF31F04"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2.133466</w:t>
            </w:r>
          </w:p>
        </w:tc>
        <w:tc>
          <w:tcPr>
            <w:tcW w:w="3117" w:type="dxa"/>
          </w:tcPr>
          <w:p w14:paraId="7C7CE99D" w14:textId="7BF9AF8C" w:rsidR="00A86B4C"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0.010</w:t>
            </w:r>
          </w:p>
        </w:tc>
      </w:tr>
    </w:tbl>
    <w:p w14:paraId="68ED398D" w14:textId="77777777" w:rsidR="00090392" w:rsidRPr="004547CE" w:rsidRDefault="00090392" w:rsidP="00A44B39">
      <w:pPr>
        <w:spacing w:after="160"/>
        <w:jc w:val="both"/>
        <w:rPr>
          <w:rFonts w:ascii="Calibri" w:hAnsi="Calibri" w:cs="Calibri"/>
          <w:color w:val="000000" w:themeColor="text1"/>
        </w:rPr>
      </w:pPr>
    </w:p>
    <w:p w14:paraId="09105909" w14:textId="1E922DA1" w:rsidR="00A86B4C" w:rsidRPr="004547CE" w:rsidRDefault="00090392" w:rsidP="00A44B39">
      <w:pPr>
        <w:spacing w:after="160"/>
        <w:jc w:val="both"/>
        <w:rPr>
          <w:rFonts w:ascii="Calibri" w:hAnsi="Calibri" w:cs="Calibri"/>
          <w:color w:val="000000" w:themeColor="text1"/>
        </w:rPr>
      </w:pPr>
      <w:r w:rsidRPr="004547CE">
        <w:rPr>
          <w:rFonts w:ascii="Calibri" w:hAnsi="Calibri" w:cs="Calibri"/>
          <w:noProof/>
          <w:color w:val="000000" w:themeColor="text1"/>
          <w14:ligatures w14:val="standardContextual"/>
        </w:rPr>
        <w:lastRenderedPageBreak/>
        <w:drawing>
          <wp:inline distT="0" distB="0" distL="0" distR="0" wp14:anchorId="3801408D" wp14:editId="1376CC3D">
            <wp:extent cx="5943600" cy="4727575"/>
            <wp:effectExtent l="0" t="0" r="0" b="0"/>
            <wp:docPr id="1233883321" name="Picture 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83321" name="Picture 5" descr="A graph of a function&#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727575"/>
                    </a:xfrm>
                    <a:prstGeom prst="rect">
                      <a:avLst/>
                    </a:prstGeom>
                  </pic:spPr>
                </pic:pic>
              </a:graphicData>
            </a:graphic>
          </wp:inline>
        </w:drawing>
      </w:r>
    </w:p>
    <w:p w14:paraId="73D5586E" w14:textId="7F7EF6CE" w:rsidR="00090392" w:rsidRPr="004547CE" w:rsidRDefault="00090392" w:rsidP="00A44B39">
      <w:pPr>
        <w:pStyle w:val="Caption"/>
        <w:spacing w:after="160"/>
        <w:jc w:val="both"/>
        <w:rPr>
          <w:rFonts w:ascii="Calibri" w:hAnsi="Calibri" w:cs="Calibri"/>
          <w:color w:val="000000" w:themeColor="text1"/>
          <w:sz w:val="24"/>
          <w:szCs w:val="24"/>
        </w:rPr>
      </w:pPr>
      <w:r w:rsidRPr="004547CE">
        <w:rPr>
          <w:rFonts w:ascii="Calibri" w:hAnsi="Calibri" w:cs="Calibri"/>
          <w:color w:val="000000" w:themeColor="text1"/>
          <w:sz w:val="24"/>
          <w:szCs w:val="24"/>
        </w:rPr>
        <w:t xml:space="preserve">Figure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Figure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14</w:t>
      </w:r>
      <w:r w:rsidRPr="004547CE">
        <w:rPr>
          <w:rFonts w:ascii="Calibri" w:hAnsi="Calibri" w:cs="Calibri"/>
          <w:color w:val="000000" w:themeColor="text1"/>
          <w:sz w:val="24"/>
          <w:szCs w:val="24"/>
        </w:rPr>
        <w:fldChar w:fldCharType="end"/>
      </w:r>
      <w:r w:rsidRPr="004547CE">
        <w:rPr>
          <w:rFonts w:ascii="Calibri" w:hAnsi="Calibri" w:cs="Calibri"/>
          <w:color w:val="000000" w:themeColor="text1"/>
          <w:sz w:val="24"/>
          <w:szCs w:val="24"/>
        </w:rPr>
        <w:t>. Impulse response function for full model</w:t>
      </w:r>
    </w:p>
    <w:p w14:paraId="47CC3511" w14:textId="741925EE" w:rsidR="00473DF2" w:rsidRPr="004547CE" w:rsidRDefault="00A86B4C" w:rsidP="00A44B39">
      <w:pPr>
        <w:spacing w:after="160"/>
        <w:jc w:val="both"/>
        <w:rPr>
          <w:rFonts w:ascii="Calibri" w:hAnsi="Calibri" w:cs="Calibri"/>
          <w:color w:val="000000" w:themeColor="text1"/>
        </w:rPr>
      </w:pPr>
      <w:r w:rsidRPr="004547CE">
        <w:rPr>
          <w:rFonts w:ascii="Calibri" w:hAnsi="Calibri" w:cs="Calibri"/>
          <w:color w:val="000000" w:themeColor="text1"/>
        </w:rPr>
        <w:t>In summary, while Gold Reserves show predictive power in isolation, their significance diminishes in the full VAR model. Instead, US stock returns and EUR/CHF exchange rates emerge as the most relevant predictors of NFA changes. These findings underscore the importance of considering exchange rate effects and global market conditions when analyzing Switzerland’s external wealth.</w:t>
      </w:r>
    </w:p>
    <w:p w14:paraId="75497567" w14:textId="27AA13E9" w:rsidR="003D55F4" w:rsidRPr="004547CE" w:rsidRDefault="00177439" w:rsidP="00A44B39">
      <w:pPr>
        <w:pStyle w:val="Heading3"/>
        <w:tabs>
          <w:tab w:val="left" w:pos="7797"/>
        </w:tabs>
        <w:spacing w:before="0" w:after="160"/>
        <w:jc w:val="both"/>
        <w:rPr>
          <w:rFonts w:ascii="Calibri" w:hAnsi="Calibri" w:cs="Calibri"/>
          <w:color w:val="000000" w:themeColor="text1"/>
        </w:rPr>
      </w:pPr>
      <w:r w:rsidRPr="004547CE">
        <w:rPr>
          <w:rFonts w:ascii="Calibri" w:hAnsi="Calibri" w:cs="Calibri"/>
          <w:color w:val="000000" w:themeColor="text1"/>
        </w:rPr>
        <w:t>4.</w:t>
      </w:r>
      <w:r w:rsidR="003D55F4" w:rsidRPr="004547CE">
        <w:rPr>
          <w:rFonts w:ascii="Calibri" w:hAnsi="Calibri" w:cs="Calibri"/>
          <w:color w:val="000000" w:themeColor="text1"/>
        </w:rPr>
        <w:t>3.3 Focused VAR</w:t>
      </w:r>
      <w:r w:rsidR="00DB70CD" w:rsidRPr="004547CE">
        <w:rPr>
          <w:rFonts w:ascii="Calibri" w:hAnsi="Calibri" w:cs="Calibri"/>
          <w:color w:val="000000" w:themeColor="text1"/>
        </w:rPr>
        <w:t xml:space="preserve"> Analysis</w:t>
      </w:r>
      <w:r w:rsidR="003D55F4" w:rsidRPr="004547CE">
        <w:rPr>
          <w:rFonts w:ascii="Calibri" w:hAnsi="Calibri" w:cs="Calibri"/>
          <w:color w:val="000000" w:themeColor="text1"/>
        </w:rPr>
        <w:t xml:space="preserve"> on Gold Reserves</w:t>
      </w:r>
    </w:p>
    <w:p w14:paraId="7B9F27ED" w14:textId="4BF51B27" w:rsidR="00090392" w:rsidRPr="004547CE" w:rsidRDefault="00090392" w:rsidP="00A44B39">
      <w:pPr>
        <w:spacing w:after="160"/>
        <w:jc w:val="both"/>
        <w:rPr>
          <w:rFonts w:ascii="Calibri" w:hAnsi="Calibri" w:cs="Calibri"/>
          <w:color w:val="000000" w:themeColor="text1"/>
        </w:rPr>
      </w:pPr>
      <w:r w:rsidRPr="004547CE">
        <w:rPr>
          <w:rFonts w:ascii="Calibri" w:hAnsi="Calibri" w:cs="Calibri"/>
          <w:color w:val="000000" w:themeColor="text1"/>
        </w:rPr>
        <w:t>While the full VAR model identified US stock returns and EUR/CHF exchange rates as significant predictors of NFA changes, Gold Reserves remain theoretically important as a safe-haven asset. Granger causality tests previously confirmed their predictive power for NFA changes at lag 3. Their theoretical relevance and prior Granger causality significance warrant further investigation through a focused bivariate VAR model. This approach helps isolate the unique relationship between variables, reducing the risk of overfitting</w:t>
      </w:r>
      <w:r w:rsidR="00917BB0">
        <w:rPr>
          <w:rFonts w:ascii="Calibri" w:hAnsi="Calibri" w:cs="Calibri"/>
          <w:color w:val="000000" w:themeColor="text1"/>
        </w:rPr>
        <w:t xml:space="preserve">, </w:t>
      </w:r>
      <w:r w:rsidRPr="004547CE">
        <w:rPr>
          <w:rFonts w:ascii="Calibri" w:hAnsi="Calibri" w:cs="Calibri"/>
          <w:color w:val="000000" w:themeColor="text1"/>
        </w:rPr>
        <w:t>particularly relevant when working with small-sample macroeconomic data.</w:t>
      </w:r>
    </w:p>
    <w:p w14:paraId="4953BD10" w14:textId="77777777" w:rsidR="004547CE" w:rsidRPr="004547CE" w:rsidRDefault="00E534F1" w:rsidP="00A44B39">
      <w:pPr>
        <w:jc w:val="both"/>
        <w:rPr>
          <w:rFonts w:ascii="Calibri" w:hAnsi="Calibri" w:cs="Calibri"/>
          <w:color w:val="000000" w:themeColor="text1"/>
        </w:rPr>
      </w:pPr>
      <w:r w:rsidRPr="004547CE">
        <w:rPr>
          <w:rFonts w:ascii="Calibri" w:hAnsi="Calibri" w:cs="Calibri"/>
          <w:color w:val="000000" w:themeColor="text1"/>
        </w:rPr>
        <w:fldChar w:fldCharType="begin"/>
      </w:r>
      <w:r w:rsidRPr="004547CE">
        <w:rPr>
          <w:rFonts w:ascii="Calibri" w:hAnsi="Calibri" w:cs="Calibri"/>
          <w:color w:val="000000" w:themeColor="text1"/>
        </w:rPr>
        <w:instrText xml:space="preserve"> REF _Ref193658630 \h  \* MERGEFORMAT </w:instrText>
      </w:r>
      <w:r w:rsidRPr="004547CE">
        <w:rPr>
          <w:rFonts w:ascii="Calibri" w:hAnsi="Calibri" w:cs="Calibri"/>
          <w:color w:val="000000" w:themeColor="text1"/>
        </w:rPr>
      </w:r>
      <w:r w:rsidRPr="004547CE">
        <w:rPr>
          <w:rFonts w:ascii="Calibri" w:hAnsi="Calibri" w:cs="Calibri"/>
          <w:color w:val="000000" w:themeColor="text1"/>
        </w:rPr>
        <w:fldChar w:fldCharType="separate"/>
      </w:r>
    </w:p>
    <w:p w14:paraId="51016341" w14:textId="725A95C7" w:rsidR="00E534F1" w:rsidRPr="004547CE" w:rsidRDefault="004547CE" w:rsidP="00A44B39">
      <w:pPr>
        <w:spacing w:after="160"/>
        <w:jc w:val="both"/>
        <w:rPr>
          <w:rFonts w:ascii="Calibri" w:hAnsi="Calibri" w:cs="Calibri"/>
          <w:color w:val="000000" w:themeColor="text1"/>
        </w:rPr>
      </w:pPr>
      <w:r w:rsidRPr="004547CE">
        <w:rPr>
          <w:rFonts w:ascii="Calibri" w:hAnsi="Calibri" w:cs="Calibri"/>
          <w:noProof/>
          <w:color w:val="000000" w:themeColor="text1"/>
        </w:rPr>
        <w:lastRenderedPageBreak/>
        <w:t xml:space="preserve">Table </w:t>
      </w:r>
      <w:r>
        <w:rPr>
          <w:rFonts w:ascii="Calibri" w:hAnsi="Calibri" w:cs="Calibri"/>
          <w:noProof/>
          <w:color w:val="000000" w:themeColor="text1"/>
        </w:rPr>
        <w:t>16</w:t>
      </w:r>
      <w:r w:rsidR="00E534F1" w:rsidRPr="004547CE">
        <w:rPr>
          <w:rFonts w:ascii="Calibri" w:hAnsi="Calibri" w:cs="Calibri"/>
          <w:color w:val="000000" w:themeColor="text1"/>
        </w:rPr>
        <w:fldChar w:fldCharType="end"/>
      </w:r>
      <w:r w:rsidR="00E534F1" w:rsidRPr="004547CE">
        <w:rPr>
          <w:rFonts w:ascii="Calibri" w:hAnsi="Calibri" w:cs="Calibri"/>
          <w:color w:val="000000" w:themeColor="text1"/>
        </w:rPr>
        <w:t xml:space="preserve"> reveal a statistically significant and negative effect of the third lag of Gold Reserves on NFA percentage change (p &lt; 0.001), suggesting that an increase in gold holdings three years prior is associated with a subsequent decline in NFA growth. While this may appear counterintuitive, it could reflect countercyclical accumulation strategies</w:t>
      </w:r>
      <w:r w:rsidR="00917BB0">
        <w:rPr>
          <w:rFonts w:ascii="Calibri" w:hAnsi="Calibri" w:cs="Calibri"/>
          <w:color w:val="000000" w:themeColor="text1"/>
        </w:rPr>
        <w:t xml:space="preserve"> </w:t>
      </w:r>
      <w:r w:rsidR="00E534F1" w:rsidRPr="004547CE">
        <w:rPr>
          <w:rFonts w:ascii="Calibri" w:hAnsi="Calibri" w:cs="Calibri"/>
          <w:color w:val="000000" w:themeColor="text1"/>
        </w:rPr>
        <w:t>where gold is stockpiled in anticipation of external shocks that eventually suppress NFA performance.</w:t>
      </w:r>
      <w:bookmarkStart w:id="62" w:name="_Ref193658630"/>
    </w:p>
    <w:p w14:paraId="49B5BC76" w14:textId="5B5FCDE2" w:rsidR="00CA3E94" w:rsidRPr="004547CE" w:rsidRDefault="00CF4276" w:rsidP="00A44B39">
      <w:pPr>
        <w:pStyle w:val="Caption"/>
        <w:spacing w:after="160"/>
        <w:jc w:val="both"/>
        <w:rPr>
          <w:rFonts w:ascii="Calibri" w:hAnsi="Calibri" w:cs="Calibri"/>
          <w:b/>
          <w:bCs/>
          <w:color w:val="000000" w:themeColor="text1"/>
          <w:sz w:val="24"/>
          <w:szCs w:val="24"/>
        </w:rPr>
      </w:pPr>
      <w:r w:rsidRPr="004547CE">
        <w:rPr>
          <w:rFonts w:ascii="Calibri" w:hAnsi="Calibri" w:cs="Calibri"/>
          <w:color w:val="000000" w:themeColor="text1"/>
          <w:sz w:val="24"/>
          <w:szCs w:val="24"/>
        </w:rPr>
        <w:t xml:space="preserve">Table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Table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16</w:t>
      </w:r>
      <w:r w:rsidRPr="004547CE">
        <w:rPr>
          <w:rFonts w:ascii="Calibri" w:hAnsi="Calibri" w:cs="Calibri"/>
          <w:color w:val="000000" w:themeColor="text1"/>
          <w:sz w:val="24"/>
          <w:szCs w:val="24"/>
        </w:rPr>
        <w:fldChar w:fldCharType="end"/>
      </w:r>
      <w:bookmarkEnd w:id="62"/>
      <w:r w:rsidRPr="004547CE">
        <w:rPr>
          <w:rFonts w:ascii="Calibri" w:hAnsi="Calibri" w:cs="Calibri"/>
          <w:b/>
          <w:bCs/>
          <w:color w:val="000000" w:themeColor="text1"/>
          <w:sz w:val="24"/>
          <w:szCs w:val="24"/>
        </w:rPr>
        <w:t xml:space="preserve"> </w:t>
      </w:r>
      <w:r w:rsidR="00CA3E94" w:rsidRPr="004547CE">
        <w:rPr>
          <w:rStyle w:val="Strong"/>
          <w:rFonts w:ascii="Calibri" w:eastAsiaTheme="majorEastAsia" w:hAnsi="Calibri" w:cs="Calibri"/>
          <w:b w:val="0"/>
          <w:bCs w:val="0"/>
          <w:color w:val="000000" w:themeColor="text1"/>
          <w:sz w:val="24"/>
          <w:szCs w:val="24"/>
        </w:rPr>
        <w:t xml:space="preserve">VAR </w:t>
      </w:r>
      <w:r w:rsidR="004754E5" w:rsidRPr="004547CE">
        <w:rPr>
          <w:rStyle w:val="Strong"/>
          <w:rFonts w:ascii="Calibri" w:eastAsiaTheme="majorEastAsia" w:hAnsi="Calibri" w:cs="Calibri"/>
          <w:b w:val="0"/>
          <w:bCs w:val="0"/>
          <w:color w:val="000000" w:themeColor="text1"/>
          <w:sz w:val="24"/>
          <w:szCs w:val="24"/>
        </w:rPr>
        <w:t>m</w:t>
      </w:r>
      <w:r w:rsidR="00CA3E94" w:rsidRPr="004547CE">
        <w:rPr>
          <w:rStyle w:val="Strong"/>
          <w:rFonts w:ascii="Calibri" w:eastAsiaTheme="majorEastAsia" w:hAnsi="Calibri" w:cs="Calibri"/>
          <w:b w:val="0"/>
          <w:bCs w:val="0"/>
          <w:color w:val="000000" w:themeColor="text1"/>
          <w:sz w:val="24"/>
          <w:szCs w:val="24"/>
        </w:rPr>
        <w:t xml:space="preserve">odel </w:t>
      </w:r>
      <w:r w:rsidR="004754E5" w:rsidRPr="004547CE">
        <w:rPr>
          <w:rStyle w:val="Strong"/>
          <w:rFonts w:ascii="Calibri" w:eastAsiaTheme="majorEastAsia" w:hAnsi="Calibri" w:cs="Calibri"/>
          <w:b w:val="0"/>
          <w:bCs w:val="0"/>
          <w:color w:val="000000" w:themeColor="text1"/>
          <w:sz w:val="24"/>
          <w:szCs w:val="24"/>
        </w:rPr>
        <w:t>c</w:t>
      </w:r>
      <w:r w:rsidR="00CA3E94" w:rsidRPr="004547CE">
        <w:rPr>
          <w:rStyle w:val="Strong"/>
          <w:rFonts w:ascii="Calibri" w:eastAsiaTheme="majorEastAsia" w:hAnsi="Calibri" w:cs="Calibri"/>
          <w:b w:val="0"/>
          <w:bCs w:val="0"/>
          <w:color w:val="000000" w:themeColor="text1"/>
          <w:sz w:val="24"/>
          <w:szCs w:val="24"/>
        </w:rPr>
        <w:t>oefficients – NFA</w:t>
      </w:r>
      <w:r w:rsidR="004754E5" w:rsidRPr="004547CE">
        <w:rPr>
          <w:rStyle w:val="Strong"/>
          <w:rFonts w:ascii="Calibri" w:eastAsiaTheme="majorEastAsia" w:hAnsi="Calibri" w:cs="Calibri"/>
          <w:b w:val="0"/>
          <w:bCs w:val="0"/>
          <w:color w:val="000000" w:themeColor="text1"/>
          <w:sz w:val="24"/>
          <w:szCs w:val="24"/>
        </w:rPr>
        <w:t xml:space="preserve"> e</w:t>
      </w:r>
      <w:r w:rsidR="00CA3E94" w:rsidRPr="004547CE">
        <w:rPr>
          <w:rStyle w:val="Strong"/>
          <w:rFonts w:ascii="Calibri" w:eastAsiaTheme="majorEastAsia" w:hAnsi="Calibri" w:cs="Calibri"/>
          <w:b w:val="0"/>
          <w:bCs w:val="0"/>
          <w:color w:val="000000" w:themeColor="text1"/>
          <w:sz w:val="24"/>
          <w:szCs w:val="24"/>
        </w:rPr>
        <w:t>quation (</w:t>
      </w:r>
      <w:r w:rsidR="004754E5" w:rsidRPr="004547CE">
        <w:rPr>
          <w:rStyle w:val="Strong"/>
          <w:rFonts w:ascii="Calibri" w:eastAsiaTheme="majorEastAsia" w:hAnsi="Calibri" w:cs="Calibri"/>
          <w:b w:val="0"/>
          <w:bCs w:val="0"/>
          <w:color w:val="000000" w:themeColor="text1"/>
          <w:sz w:val="24"/>
          <w:szCs w:val="24"/>
        </w:rPr>
        <w:t>s</w:t>
      </w:r>
      <w:r w:rsidR="00CA3E94" w:rsidRPr="004547CE">
        <w:rPr>
          <w:rStyle w:val="Strong"/>
          <w:rFonts w:ascii="Calibri" w:eastAsiaTheme="majorEastAsia" w:hAnsi="Calibri" w:cs="Calibri"/>
          <w:b w:val="0"/>
          <w:bCs w:val="0"/>
          <w:color w:val="000000" w:themeColor="text1"/>
          <w:sz w:val="24"/>
          <w:szCs w:val="24"/>
        </w:rPr>
        <w:t>elected)</w:t>
      </w:r>
    </w:p>
    <w:tbl>
      <w:tblPr>
        <w:tblStyle w:val="PlainTable1"/>
        <w:tblW w:w="0" w:type="auto"/>
        <w:tblLook w:val="04A0" w:firstRow="1" w:lastRow="0" w:firstColumn="1" w:lastColumn="0" w:noHBand="0" w:noVBand="1"/>
      </w:tblPr>
      <w:tblGrid>
        <w:gridCol w:w="2413"/>
        <w:gridCol w:w="1296"/>
        <w:gridCol w:w="959"/>
        <w:gridCol w:w="3322"/>
      </w:tblGrid>
      <w:tr w:rsidR="004547CE" w:rsidRPr="004547CE" w14:paraId="0E452AF0" w14:textId="77777777" w:rsidTr="00D5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0BD395" w14:textId="77777777" w:rsidR="00CA3E94" w:rsidRPr="004547CE" w:rsidRDefault="00CA3E94" w:rsidP="00A44B39">
            <w:pPr>
              <w:spacing w:after="160"/>
              <w:jc w:val="both"/>
              <w:rPr>
                <w:rFonts w:ascii="Calibri" w:hAnsi="Calibri" w:cs="Calibri"/>
                <w:color w:val="000000" w:themeColor="text1"/>
              </w:rPr>
            </w:pPr>
            <w:r w:rsidRPr="004547CE">
              <w:rPr>
                <w:rFonts w:ascii="Calibri" w:hAnsi="Calibri" w:cs="Calibri"/>
                <w:color w:val="000000" w:themeColor="text1"/>
              </w:rPr>
              <w:t>Predictor</w:t>
            </w:r>
          </w:p>
        </w:tc>
        <w:tc>
          <w:tcPr>
            <w:tcW w:w="0" w:type="auto"/>
            <w:hideMark/>
          </w:tcPr>
          <w:p w14:paraId="4CC0D75D" w14:textId="77777777" w:rsidR="00CA3E94" w:rsidRPr="004547CE" w:rsidRDefault="00CA3E94"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Coefficient</w:t>
            </w:r>
          </w:p>
        </w:tc>
        <w:tc>
          <w:tcPr>
            <w:tcW w:w="0" w:type="auto"/>
            <w:hideMark/>
          </w:tcPr>
          <w:p w14:paraId="1D12FBA1" w14:textId="77777777" w:rsidR="00CA3E94" w:rsidRPr="004547CE" w:rsidRDefault="00CA3E94"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p-value</w:t>
            </w:r>
          </w:p>
        </w:tc>
        <w:tc>
          <w:tcPr>
            <w:tcW w:w="0" w:type="auto"/>
            <w:hideMark/>
          </w:tcPr>
          <w:p w14:paraId="7C4C1817" w14:textId="77777777" w:rsidR="00CA3E94" w:rsidRPr="004547CE" w:rsidRDefault="00CA3E94"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Interpretation</w:t>
            </w:r>
          </w:p>
        </w:tc>
      </w:tr>
      <w:tr w:rsidR="004547CE" w:rsidRPr="004547CE" w14:paraId="04D6ADED" w14:textId="77777777" w:rsidTr="00D5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8CE0FA" w14:textId="77777777" w:rsidR="00CA3E94" w:rsidRPr="004547CE" w:rsidRDefault="00CA3E94"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L</w:t>
            </w:r>
            <w:proofErr w:type="gramStart"/>
            <w:r w:rsidRPr="004547CE">
              <w:rPr>
                <w:rFonts w:ascii="Calibri" w:hAnsi="Calibri" w:cs="Calibri"/>
                <w:b w:val="0"/>
                <w:bCs w:val="0"/>
                <w:color w:val="000000" w:themeColor="text1"/>
              </w:rPr>
              <w:t>3.Gold</w:t>
            </w:r>
            <w:proofErr w:type="gramEnd"/>
            <w:r w:rsidRPr="004547CE">
              <w:rPr>
                <w:rFonts w:ascii="Calibri" w:hAnsi="Calibri" w:cs="Calibri"/>
                <w:b w:val="0"/>
                <w:bCs w:val="0"/>
                <w:color w:val="000000" w:themeColor="text1"/>
              </w:rPr>
              <w:t>_Reserves</w:t>
            </w:r>
          </w:p>
        </w:tc>
        <w:tc>
          <w:tcPr>
            <w:tcW w:w="0" w:type="auto"/>
            <w:hideMark/>
          </w:tcPr>
          <w:p w14:paraId="4D9F9B9B" w14:textId="77777777" w:rsidR="00CA3E94" w:rsidRPr="004547CE" w:rsidRDefault="00CA3E94"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-0.843</w:t>
            </w:r>
          </w:p>
        </w:tc>
        <w:tc>
          <w:tcPr>
            <w:tcW w:w="0" w:type="auto"/>
            <w:hideMark/>
          </w:tcPr>
          <w:p w14:paraId="7F215967" w14:textId="77777777" w:rsidR="00CA3E94" w:rsidRPr="004547CE" w:rsidRDefault="00CA3E94"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0.000</w:t>
            </w:r>
          </w:p>
        </w:tc>
        <w:tc>
          <w:tcPr>
            <w:tcW w:w="0" w:type="auto"/>
            <w:hideMark/>
          </w:tcPr>
          <w:p w14:paraId="3D6FCB4A" w14:textId="3A9B3DC0" w:rsidR="00CA3E94" w:rsidRPr="004547CE" w:rsidRDefault="00CA3E94"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Statistically significant, negative</w:t>
            </w:r>
          </w:p>
        </w:tc>
      </w:tr>
      <w:tr w:rsidR="004547CE" w:rsidRPr="004547CE" w14:paraId="20503986" w14:textId="77777777" w:rsidTr="00D5200C">
        <w:tc>
          <w:tcPr>
            <w:cnfStyle w:val="001000000000" w:firstRow="0" w:lastRow="0" w:firstColumn="1" w:lastColumn="0" w:oddVBand="0" w:evenVBand="0" w:oddHBand="0" w:evenHBand="0" w:firstRowFirstColumn="0" w:firstRowLastColumn="0" w:lastRowFirstColumn="0" w:lastRowLastColumn="0"/>
            <w:tcW w:w="0" w:type="auto"/>
            <w:hideMark/>
          </w:tcPr>
          <w:p w14:paraId="3ADB20FC" w14:textId="77777777" w:rsidR="00CA3E94" w:rsidRPr="004547CE" w:rsidRDefault="00CA3E94"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L5.NFA_Pct_Change</w:t>
            </w:r>
          </w:p>
        </w:tc>
        <w:tc>
          <w:tcPr>
            <w:tcW w:w="0" w:type="auto"/>
            <w:hideMark/>
          </w:tcPr>
          <w:p w14:paraId="038D2CC1" w14:textId="77777777" w:rsidR="00CA3E94" w:rsidRPr="004547CE" w:rsidRDefault="00CA3E94"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0.447</w:t>
            </w:r>
          </w:p>
        </w:tc>
        <w:tc>
          <w:tcPr>
            <w:tcW w:w="0" w:type="auto"/>
            <w:hideMark/>
          </w:tcPr>
          <w:p w14:paraId="59FAAD59" w14:textId="77777777" w:rsidR="00CA3E94" w:rsidRPr="004547CE" w:rsidRDefault="00CA3E94"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0.131</w:t>
            </w:r>
          </w:p>
        </w:tc>
        <w:tc>
          <w:tcPr>
            <w:tcW w:w="0" w:type="auto"/>
            <w:hideMark/>
          </w:tcPr>
          <w:p w14:paraId="00D902E2" w14:textId="4891A87F" w:rsidR="00CA3E94" w:rsidRPr="004547CE" w:rsidRDefault="00CA3E94"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Not significant</w:t>
            </w:r>
          </w:p>
        </w:tc>
      </w:tr>
      <w:tr w:rsidR="004547CE" w:rsidRPr="004547CE" w14:paraId="7AEDCC81" w14:textId="77777777" w:rsidTr="00D5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BB7D9B" w14:textId="77777777" w:rsidR="00CA3E94" w:rsidRPr="004547CE" w:rsidRDefault="00CA3E94"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L1 to L4 Gold Reserves</w:t>
            </w:r>
          </w:p>
        </w:tc>
        <w:tc>
          <w:tcPr>
            <w:tcW w:w="0" w:type="auto"/>
            <w:hideMark/>
          </w:tcPr>
          <w:p w14:paraId="73CE83ED" w14:textId="77777777" w:rsidR="00CA3E94" w:rsidRPr="004547CE" w:rsidRDefault="00CA3E94"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Various</w:t>
            </w:r>
          </w:p>
        </w:tc>
        <w:tc>
          <w:tcPr>
            <w:tcW w:w="0" w:type="auto"/>
            <w:hideMark/>
          </w:tcPr>
          <w:p w14:paraId="54A810CF" w14:textId="77777777" w:rsidR="00CA3E94" w:rsidRPr="004547CE" w:rsidRDefault="00CA3E94"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&gt; 0.1</w:t>
            </w:r>
          </w:p>
        </w:tc>
        <w:tc>
          <w:tcPr>
            <w:tcW w:w="0" w:type="auto"/>
            <w:hideMark/>
          </w:tcPr>
          <w:p w14:paraId="4E99BCD3" w14:textId="0A3648A7" w:rsidR="00CA3E94" w:rsidRPr="004547CE" w:rsidRDefault="00CA3E94"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Not statistically significant</w:t>
            </w:r>
          </w:p>
        </w:tc>
      </w:tr>
    </w:tbl>
    <w:p w14:paraId="0FCB799C" w14:textId="474954BD" w:rsidR="00CA3E94" w:rsidRPr="004547CE" w:rsidRDefault="00CA3E94" w:rsidP="00A44B39">
      <w:pPr>
        <w:spacing w:after="160"/>
        <w:jc w:val="both"/>
        <w:rPr>
          <w:rFonts w:ascii="Calibri" w:hAnsi="Calibri" w:cs="Calibri"/>
          <w:color w:val="000000" w:themeColor="text1"/>
        </w:rPr>
      </w:pPr>
      <w:r w:rsidRPr="004547CE">
        <w:rPr>
          <w:rFonts w:ascii="Calibri" w:hAnsi="Calibri" w:cs="Calibri"/>
          <w:color w:val="000000" w:themeColor="text1"/>
        </w:rPr>
        <w:t xml:space="preserve">In the reverse equation, </w:t>
      </w:r>
      <w:r w:rsidR="00473DF2" w:rsidRPr="004547CE">
        <w:rPr>
          <w:rFonts w:ascii="Calibri" w:hAnsi="Calibri" w:cs="Calibri"/>
          <w:color w:val="000000" w:themeColor="text1"/>
        </w:rPr>
        <w:t>where Gold Reserves is the dependent variable, the second lag of NFA percentage change is statistically significant (p = 0.022), and the third lag of Gold Reserves is also significant (p = 0.032). These findings confirm a dynamic two-way relationship with strong autocorrelation in gold reserve adjustments, consistent with strategic reserve management by the Swiss National Bank.</w:t>
      </w:r>
    </w:p>
    <w:p w14:paraId="0C051C2F" w14:textId="4C906A0E" w:rsidR="00CA3E94" w:rsidRPr="004547CE" w:rsidRDefault="00CF4276" w:rsidP="00A44B39">
      <w:pPr>
        <w:pStyle w:val="Caption"/>
        <w:spacing w:after="160"/>
        <w:jc w:val="both"/>
        <w:rPr>
          <w:rFonts w:ascii="Calibri" w:hAnsi="Calibri" w:cs="Calibri"/>
          <w:color w:val="000000" w:themeColor="text1"/>
          <w:sz w:val="24"/>
          <w:szCs w:val="24"/>
        </w:rPr>
      </w:pPr>
      <w:r w:rsidRPr="004547CE">
        <w:rPr>
          <w:rFonts w:ascii="Calibri" w:hAnsi="Calibri" w:cs="Calibri"/>
          <w:color w:val="000000" w:themeColor="text1"/>
          <w:sz w:val="24"/>
          <w:szCs w:val="24"/>
        </w:rPr>
        <w:t xml:space="preserve">Table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Table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17</w:t>
      </w:r>
      <w:r w:rsidRPr="004547CE">
        <w:rPr>
          <w:rFonts w:ascii="Calibri" w:hAnsi="Calibri" w:cs="Calibri"/>
          <w:color w:val="000000" w:themeColor="text1"/>
          <w:sz w:val="24"/>
          <w:szCs w:val="24"/>
        </w:rPr>
        <w:fldChar w:fldCharType="end"/>
      </w:r>
      <w:r w:rsidRPr="004547CE">
        <w:rPr>
          <w:rFonts w:ascii="Calibri" w:hAnsi="Calibri" w:cs="Calibri"/>
          <w:color w:val="000000" w:themeColor="text1"/>
          <w:sz w:val="24"/>
          <w:szCs w:val="24"/>
        </w:rPr>
        <w:t xml:space="preserve">. </w:t>
      </w:r>
      <w:r w:rsidR="00CA3E94" w:rsidRPr="004547CE">
        <w:rPr>
          <w:rStyle w:val="Strong"/>
          <w:rFonts w:ascii="Calibri" w:eastAsiaTheme="majorEastAsia" w:hAnsi="Calibri" w:cs="Calibri"/>
          <w:b w:val="0"/>
          <w:bCs w:val="0"/>
          <w:color w:val="000000" w:themeColor="text1"/>
          <w:sz w:val="24"/>
          <w:szCs w:val="24"/>
        </w:rPr>
        <w:t xml:space="preserve">VAR </w:t>
      </w:r>
      <w:r w:rsidR="004754E5" w:rsidRPr="004547CE">
        <w:rPr>
          <w:rStyle w:val="Strong"/>
          <w:rFonts w:ascii="Calibri" w:eastAsiaTheme="majorEastAsia" w:hAnsi="Calibri" w:cs="Calibri"/>
          <w:b w:val="0"/>
          <w:bCs w:val="0"/>
          <w:color w:val="000000" w:themeColor="text1"/>
          <w:sz w:val="24"/>
          <w:szCs w:val="24"/>
        </w:rPr>
        <w:t>m</w:t>
      </w:r>
      <w:r w:rsidR="00CA3E94" w:rsidRPr="004547CE">
        <w:rPr>
          <w:rStyle w:val="Strong"/>
          <w:rFonts w:ascii="Calibri" w:eastAsiaTheme="majorEastAsia" w:hAnsi="Calibri" w:cs="Calibri"/>
          <w:b w:val="0"/>
          <w:bCs w:val="0"/>
          <w:color w:val="000000" w:themeColor="text1"/>
          <w:sz w:val="24"/>
          <w:szCs w:val="24"/>
        </w:rPr>
        <w:t xml:space="preserve">odel </w:t>
      </w:r>
      <w:r w:rsidR="004754E5" w:rsidRPr="004547CE">
        <w:rPr>
          <w:rStyle w:val="Strong"/>
          <w:rFonts w:ascii="Calibri" w:eastAsiaTheme="majorEastAsia" w:hAnsi="Calibri" w:cs="Calibri"/>
          <w:b w:val="0"/>
          <w:bCs w:val="0"/>
          <w:color w:val="000000" w:themeColor="text1"/>
          <w:sz w:val="24"/>
          <w:szCs w:val="24"/>
        </w:rPr>
        <w:t>c</w:t>
      </w:r>
      <w:r w:rsidR="00CA3E94" w:rsidRPr="004547CE">
        <w:rPr>
          <w:rStyle w:val="Strong"/>
          <w:rFonts w:ascii="Calibri" w:eastAsiaTheme="majorEastAsia" w:hAnsi="Calibri" w:cs="Calibri"/>
          <w:b w:val="0"/>
          <w:bCs w:val="0"/>
          <w:color w:val="000000" w:themeColor="text1"/>
          <w:sz w:val="24"/>
          <w:szCs w:val="24"/>
        </w:rPr>
        <w:t xml:space="preserve">oefficients – </w:t>
      </w:r>
      <w:r w:rsidR="004754E5" w:rsidRPr="004547CE">
        <w:rPr>
          <w:rStyle w:val="Strong"/>
          <w:rFonts w:ascii="Calibri" w:eastAsiaTheme="majorEastAsia" w:hAnsi="Calibri" w:cs="Calibri"/>
          <w:b w:val="0"/>
          <w:bCs w:val="0"/>
          <w:color w:val="000000" w:themeColor="text1"/>
          <w:sz w:val="24"/>
          <w:szCs w:val="24"/>
        </w:rPr>
        <w:t>g</w:t>
      </w:r>
      <w:r w:rsidR="00CA3E94" w:rsidRPr="004547CE">
        <w:rPr>
          <w:rStyle w:val="Strong"/>
          <w:rFonts w:ascii="Calibri" w:eastAsiaTheme="majorEastAsia" w:hAnsi="Calibri" w:cs="Calibri"/>
          <w:b w:val="0"/>
          <w:bCs w:val="0"/>
          <w:color w:val="000000" w:themeColor="text1"/>
          <w:sz w:val="24"/>
          <w:szCs w:val="24"/>
        </w:rPr>
        <w:t xml:space="preserve">old </w:t>
      </w:r>
      <w:r w:rsidR="004754E5" w:rsidRPr="004547CE">
        <w:rPr>
          <w:rStyle w:val="Strong"/>
          <w:rFonts w:ascii="Calibri" w:eastAsiaTheme="majorEastAsia" w:hAnsi="Calibri" w:cs="Calibri"/>
          <w:b w:val="0"/>
          <w:bCs w:val="0"/>
          <w:color w:val="000000" w:themeColor="text1"/>
          <w:sz w:val="24"/>
          <w:szCs w:val="24"/>
        </w:rPr>
        <w:t>r</w:t>
      </w:r>
      <w:r w:rsidR="00CA3E94" w:rsidRPr="004547CE">
        <w:rPr>
          <w:rStyle w:val="Strong"/>
          <w:rFonts w:ascii="Calibri" w:eastAsiaTheme="majorEastAsia" w:hAnsi="Calibri" w:cs="Calibri"/>
          <w:b w:val="0"/>
          <w:bCs w:val="0"/>
          <w:color w:val="000000" w:themeColor="text1"/>
          <w:sz w:val="24"/>
          <w:szCs w:val="24"/>
        </w:rPr>
        <w:t xml:space="preserve">eserves </w:t>
      </w:r>
      <w:r w:rsidR="004754E5" w:rsidRPr="004547CE">
        <w:rPr>
          <w:rStyle w:val="Strong"/>
          <w:rFonts w:ascii="Calibri" w:eastAsiaTheme="majorEastAsia" w:hAnsi="Calibri" w:cs="Calibri"/>
          <w:b w:val="0"/>
          <w:bCs w:val="0"/>
          <w:color w:val="000000" w:themeColor="text1"/>
          <w:sz w:val="24"/>
          <w:szCs w:val="24"/>
        </w:rPr>
        <w:t>e</w:t>
      </w:r>
      <w:r w:rsidR="00CA3E94" w:rsidRPr="004547CE">
        <w:rPr>
          <w:rStyle w:val="Strong"/>
          <w:rFonts w:ascii="Calibri" w:eastAsiaTheme="majorEastAsia" w:hAnsi="Calibri" w:cs="Calibri"/>
          <w:b w:val="0"/>
          <w:bCs w:val="0"/>
          <w:color w:val="000000" w:themeColor="text1"/>
          <w:sz w:val="24"/>
          <w:szCs w:val="24"/>
        </w:rPr>
        <w:t>quation (</w:t>
      </w:r>
      <w:r w:rsidR="004754E5" w:rsidRPr="004547CE">
        <w:rPr>
          <w:rStyle w:val="Strong"/>
          <w:rFonts w:ascii="Calibri" w:eastAsiaTheme="majorEastAsia" w:hAnsi="Calibri" w:cs="Calibri"/>
          <w:b w:val="0"/>
          <w:bCs w:val="0"/>
          <w:color w:val="000000" w:themeColor="text1"/>
          <w:sz w:val="24"/>
          <w:szCs w:val="24"/>
        </w:rPr>
        <w:t>s</w:t>
      </w:r>
      <w:r w:rsidR="00CA3E94" w:rsidRPr="004547CE">
        <w:rPr>
          <w:rStyle w:val="Strong"/>
          <w:rFonts w:ascii="Calibri" w:eastAsiaTheme="majorEastAsia" w:hAnsi="Calibri" w:cs="Calibri"/>
          <w:b w:val="0"/>
          <w:bCs w:val="0"/>
          <w:color w:val="000000" w:themeColor="text1"/>
          <w:sz w:val="24"/>
          <w:szCs w:val="24"/>
        </w:rPr>
        <w:t>elected)</w:t>
      </w:r>
    </w:p>
    <w:tbl>
      <w:tblPr>
        <w:tblStyle w:val="PlainTable1"/>
        <w:tblW w:w="0" w:type="auto"/>
        <w:tblLook w:val="04A0" w:firstRow="1" w:lastRow="0" w:firstColumn="1" w:lastColumn="0" w:noHBand="0" w:noVBand="1"/>
      </w:tblPr>
      <w:tblGrid>
        <w:gridCol w:w="2176"/>
        <w:gridCol w:w="1296"/>
        <w:gridCol w:w="959"/>
        <w:gridCol w:w="4039"/>
      </w:tblGrid>
      <w:tr w:rsidR="004547CE" w:rsidRPr="004547CE" w14:paraId="6407B76B" w14:textId="77777777" w:rsidTr="00D5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16E7A1" w14:textId="77777777" w:rsidR="00CA3E94" w:rsidRPr="004547CE" w:rsidRDefault="00CA3E94" w:rsidP="00A44B39">
            <w:pPr>
              <w:spacing w:after="160"/>
              <w:jc w:val="both"/>
              <w:rPr>
                <w:rFonts w:ascii="Calibri" w:hAnsi="Calibri" w:cs="Calibri"/>
                <w:color w:val="000000" w:themeColor="text1"/>
              </w:rPr>
            </w:pPr>
            <w:r w:rsidRPr="004547CE">
              <w:rPr>
                <w:rFonts w:ascii="Calibri" w:hAnsi="Calibri" w:cs="Calibri"/>
                <w:color w:val="000000" w:themeColor="text1"/>
              </w:rPr>
              <w:t>Predictor</w:t>
            </w:r>
          </w:p>
        </w:tc>
        <w:tc>
          <w:tcPr>
            <w:tcW w:w="0" w:type="auto"/>
            <w:hideMark/>
          </w:tcPr>
          <w:p w14:paraId="78C0D9EF" w14:textId="77777777" w:rsidR="00CA3E94" w:rsidRPr="004547CE" w:rsidRDefault="00CA3E94"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Coefficient</w:t>
            </w:r>
          </w:p>
        </w:tc>
        <w:tc>
          <w:tcPr>
            <w:tcW w:w="0" w:type="auto"/>
            <w:hideMark/>
          </w:tcPr>
          <w:p w14:paraId="1975ACD9" w14:textId="77777777" w:rsidR="00CA3E94" w:rsidRPr="004547CE" w:rsidRDefault="00CA3E94"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p-value</w:t>
            </w:r>
          </w:p>
        </w:tc>
        <w:tc>
          <w:tcPr>
            <w:tcW w:w="0" w:type="auto"/>
            <w:hideMark/>
          </w:tcPr>
          <w:p w14:paraId="5274C072" w14:textId="77777777" w:rsidR="00CA3E94" w:rsidRPr="004547CE" w:rsidRDefault="00CA3E94" w:rsidP="00A44B39">
            <w:pPr>
              <w:spacing w:after="160"/>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Interpretation</w:t>
            </w:r>
          </w:p>
        </w:tc>
      </w:tr>
      <w:tr w:rsidR="004547CE" w:rsidRPr="004547CE" w14:paraId="0FE56CFC" w14:textId="77777777" w:rsidTr="00D5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147431" w14:textId="77777777" w:rsidR="00CA3E94" w:rsidRPr="004547CE" w:rsidRDefault="00CA3E94"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L2.NFA_Pct_Change</w:t>
            </w:r>
          </w:p>
        </w:tc>
        <w:tc>
          <w:tcPr>
            <w:tcW w:w="0" w:type="auto"/>
            <w:hideMark/>
          </w:tcPr>
          <w:p w14:paraId="06BA39FF" w14:textId="77777777" w:rsidR="00CA3E94" w:rsidRPr="004547CE" w:rsidRDefault="00CA3E94"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0.969</w:t>
            </w:r>
          </w:p>
        </w:tc>
        <w:tc>
          <w:tcPr>
            <w:tcW w:w="0" w:type="auto"/>
            <w:hideMark/>
          </w:tcPr>
          <w:p w14:paraId="314F95F9" w14:textId="77777777" w:rsidR="00CA3E94" w:rsidRPr="004547CE" w:rsidRDefault="00CA3E94"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0.022</w:t>
            </w:r>
          </w:p>
        </w:tc>
        <w:tc>
          <w:tcPr>
            <w:tcW w:w="0" w:type="auto"/>
            <w:hideMark/>
          </w:tcPr>
          <w:p w14:paraId="55393CFC" w14:textId="644E52E6" w:rsidR="00CA3E94" w:rsidRPr="004547CE" w:rsidRDefault="00CA3E94" w:rsidP="00A44B39">
            <w:pPr>
              <w:spacing w:after="16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NFA Granger-causes gold accumulation</w:t>
            </w:r>
          </w:p>
        </w:tc>
      </w:tr>
      <w:tr w:rsidR="004547CE" w:rsidRPr="004547CE" w14:paraId="53E30F00" w14:textId="77777777" w:rsidTr="00D5200C">
        <w:tc>
          <w:tcPr>
            <w:cnfStyle w:val="001000000000" w:firstRow="0" w:lastRow="0" w:firstColumn="1" w:lastColumn="0" w:oddVBand="0" w:evenVBand="0" w:oddHBand="0" w:evenHBand="0" w:firstRowFirstColumn="0" w:firstRowLastColumn="0" w:lastRowFirstColumn="0" w:lastRowLastColumn="0"/>
            <w:tcW w:w="0" w:type="auto"/>
            <w:hideMark/>
          </w:tcPr>
          <w:p w14:paraId="6F92C66D" w14:textId="77777777" w:rsidR="00CA3E94" w:rsidRPr="004547CE" w:rsidRDefault="00CA3E94" w:rsidP="00A44B39">
            <w:pPr>
              <w:spacing w:after="160"/>
              <w:jc w:val="both"/>
              <w:rPr>
                <w:rFonts w:ascii="Calibri" w:hAnsi="Calibri" w:cs="Calibri"/>
                <w:b w:val="0"/>
                <w:bCs w:val="0"/>
                <w:color w:val="000000" w:themeColor="text1"/>
              </w:rPr>
            </w:pPr>
            <w:r w:rsidRPr="004547CE">
              <w:rPr>
                <w:rFonts w:ascii="Calibri" w:hAnsi="Calibri" w:cs="Calibri"/>
                <w:b w:val="0"/>
                <w:bCs w:val="0"/>
                <w:color w:val="000000" w:themeColor="text1"/>
              </w:rPr>
              <w:t>L</w:t>
            </w:r>
            <w:proofErr w:type="gramStart"/>
            <w:r w:rsidRPr="004547CE">
              <w:rPr>
                <w:rFonts w:ascii="Calibri" w:hAnsi="Calibri" w:cs="Calibri"/>
                <w:b w:val="0"/>
                <w:bCs w:val="0"/>
                <w:color w:val="000000" w:themeColor="text1"/>
              </w:rPr>
              <w:t>3.Gold</w:t>
            </w:r>
            <w:proofErr w:type="gramEnd"/>
            <w:r w:rsidRPr="004547CE">
              <w:rPr>
                <w:rFonts w:ascii="Calibri" w:hAnsi="Calibri" w:cs="Calibri"/>
                <w:b w:val="0"/>
                <w:bCs w:val="0"/>
                <w:color w:val="000000" w:themeColor="text1"/>
              </w:rPr>
              <w:t>_Reserves</w:t>
            </w:r>
          </w:p>
        </w:tc>
        <w:tc>
          <w:tcPr>
            <w:tcW w:w="0" w:type="auto"/>
            <w:hideMark/>
          </w:tcPr>
          <w:p w14:paraId="6CD33D5B" w14:textId="77777777" w:rsidR="00CA3E94" w:rsidRPr="004547CE" w:rsidRDefault="00CA3E94"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-0.623</w:t>
            </w:r>
          </w:p>
        </w:tc>
        <w:tc>
          <w:tcPr>
            <w:tcW w:w="0" w:type="auto"/>
            <w:hideMark/>
          </w:tcPr>
          <w:p w14:paraId="7EE5AC57" w14:textId="77777777" w:rsidR="00CA3E94" w:rsidRPr="004547CE" w:rsidRDefault="00CA3E94"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0.032</w:t>
            </w:r>
          </w:p>
        </w:tc>
        <w:tc>
          <w:tcPr>
            <w:tcW w:w="0" w:type="auto"/>
            <w:hideMark/>
          </w:tcPr>
          <w:p w14:paraId="4C116F2E" w14:textId="48964719" w:rsidR="00CA3E94" w:rsidRPr="004547CE" w:rsidRDefault="00CA3E94" w:rsidP="00A44B39">
            <w:pPr>
              <w:spacing w:after="160"/>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4547CE">
              <w:rPr>
                <w:rFonts w:ascii="Calibri" w:hAnsi="Calibri" w:cs="Calibri"/>
                <w:color w:val="000000" w:themeColor="text1"/>
              </w:rPr>
              <w:t>Negative autocorrelation</w:t>
            </w:r>
          </w:p>
        </w:tc>
      </w:tr>
    </w:tbl>
    <w:p w14:paraId="5507736C" w14:textId="150BAFEE" w:rsidR="004E7BEA" w:rsidRPr="004547CE" w:rsidRDefault="004E7BEA" w:rsidP="00A44B39">
      <w:pPr>
        <w:spacing w:after="160"/>
        <w:jc w:val="both"/>
        <w:rPr>
          <w:rFonts w:ascii="Calibri" w:hAnsi="Calibri" w:cs="Calibri"/>
          <w:color w:val="000000" w:themeColor="text1"/>
        </w:rPr>
      </w:pPr>
      <w:r w:rsidRPr="004547CE">
        <w:rPr>
          <w:rFonts w:ascii="Calibri" w:hAnsi="Calibri" w:cs="Calibri"/>
          <w:color w:val="000000" w:themeColor="text1"/>
        </w:rPr>
        <w:t>The impulse response functions (</w:t>
      </w:r>
      <w:r w:rsidR="00090392" w:rsidRPr="004547CE">
        <w:rPr>
          <w:rFonts w:ascii="Calibri" w:hAnsi="Calibri" w:cs="Calibri"/>
          <w:color w:val="000000" w:themeColor="text1"/>
        </w:rPr>
        <w:fldChar w:fldCharType="begin"/>
      </w:r>
      <w:r w:rsidR="00090392" w:rsidRPr="004547CE">
        <w:rPr>
          <w:rFonts w:ascii="Calibri" w:hAnsi="Calibri" w:cs="Calibri"/>
          <w:color w:val="000000" w:themeColor="text1"/>
        </w:rPr>
        <w:instrText xml:space="preserve"> REF _Ref194188095 \h </w:instrText>
      </w:r>
      <w:r w:rsidR="00E534F1" w:rsidRPr="004547CE">
        <w:rPr>
          <w:rFonts w:ascii="Calibri" w:hAnsi="Calibri" w:cs="Calibri"/>
          <w:color w:val="000000" w:themeColor="text1"/>
        </w:rPr>
        <w:instrText xml:space="preserve"> \* MERGEFORMAT </w:instrText>
      </w:r>
      <w:r w:rsidR="00090392" w:rsidRPr="004547CE">
        <w:rPr>
          <w:rFonts w:ascii="Calibri" w:hAnsi="Calibri" w:cs="Calibri"/>
          <w:color w:val="000000" w:themeColor="text1"/>
        </w:rPr>
      </w:r>
      <w:r w:rsidR="00090392" w:rsidRPr="004547CE">
        <w:rPr>
          <w:rFonts w:ascii="Calibri" w:hAnsi="Calibri" w:cs="Calibri"/>
          <w:color w:val="000000" w:themeColor="text1"/>
        </w:rPr>
        <w:fldChar w:fldCharType="separate"/>
      </w:r>
      <w:r w:rsidR="004547CE" w:rsidRPr="004547CE">
        <w:rPr>
          <w:rFonts w:ascii="Calibri" w:hAnsi="Calibri" w:cs="Calibri"/>
          <w:color w:val="000000" w:themeColor="text1"/>
        </w:rPr>
        <w:t xml:space="preserve">Figure </w:t>
      </w:r>
      <w:r w:rsidR="004547CE">
        <w:rPr>
          <w:rFonts w:ascii="Calibri" w:hAnsi="Calibri" w:cs="Calibri"/>
          <w:noProof/>
          <w:color w:val="000000" w:themeColor="text1"/>
        </w:rPr>
        <w:t>15</w:t>
      </w:r>
      <w:r w:rsidR="00090392" w:rsidRPr="004547CE">
        <w:rPr>
          <w:rFonts w:ascii="Calibri" w:hAnsi="Calibri" w:cs="Calibri"/>
          <w:color w:val="000000" w:themeColor="text1"/>
        </w:rPr>
        <w:fldChar w:fldCharType="end"/>
      </w:r>
      <w:r w:rsidRPr="004547CE">
        <w:rPr>
          <w:rFonts w:ascii="Calibri" w:hAnsi="Calibri" w:cs="Calibri"/>
          <w:color w:val="000000" w:themeColor="text1"/>
        </w:rPr>
        <w:t>) support this interpretation. A shock to NFA leads to a short-term increase in gold reserves, peaking around the second to third period</w:t>
      </w:r>
      <w:r w:rsidR="00917BB0">
        <w:rPr>
          <w:rFonts w:ascii="Calibri" w:hAnsi="Calibri" w:cs="Calibri"/>
          <w:color w:val="000000" w:themeColor="text1"/>
        </w:rPr>
        <w:t xml:space="preserve">, </w:t>
      </w:r>
      <w:r w:rsidRPr="004547CE">
        <w:rPr>
          <w:rFonts w:ascii="Calibri" w:hAnsi="Calibri" w:cs="Calibri"/>
          <w:color w:val="000000" w:themeColor="text1"/>
        </w:rPr>
        <w:t>mirroring the significance of lag 2 in the equation. Meanwhile, a shock to gold reserves has a modest, negative impact on NFA in the short term, aligning with the coefficient sign and reinforcing the interpretation of countercyclical accumulation. Additionally, gold reserve shocks exhibit negative autocorrelation, consistent with strategic rebalancing following large reserve moves.</w:t>
      </w:r>
      <w:r w:rsidR="00F8732A" w:rsidRPr="004547CE">
        <w:rPr>
          <w:rFonts w:ascii="Calibri" w:hAnsi="Calibri" w:cs="Calibri"/>
          <w:color w:val="000000" w:themeColor="text1"/>
        </w:rPr>
        <w:t xml:space="preserve"> To further assess the predictive power of Gold Reserves and NFA, we generate 10-year forecasts based on the focused VAR model.</w:t>
      </w:r>
    </w:p>
    <w:p w14:paraId="47BC8D0C" w14:textId="523D7CCE" w:rsidR="005068E8" w:rsidRPr="004547CE" w:rsidRDefault="00CF4276" w:rsidP="00A44B39">
      <w:pPr>
        <w:spacing w:after="160"/>
        <w:jc w:val="both"/>
        <w:rPr>
          <w:rFonts w:ascii="Calibri" w:hAnsi="Calibri" w:cs="Calibri"/>
          <w:color w:val="000000" w:themeColor="text1"/>
        </w:rPr>
      </w:pPr>
      <w:r w:rsidRPr="004547CE">
        <w:rPr>
          <w:rFonts w:ascii="Calibri" w:hAnsi="Calibri" w:cs="Calibri"/>
          <w:noProof/>
          <w:color w:val="000000" w:themeColor="text1"/>
          <w14:ligatures w14:val="standardContextual"/>
        </w:rPr>
        <w:lastRenderedPageBreak/>
        <w:drawing>
          <wp:inline distT="0" distB="0" distL="0" distR="0" wp14:anchorId="1BE9DE4E" wp14:editId="44BCA0EF">
            <wp:extent cx="3827779" cy="3888712"/>
            <wp:effectExtent l="0" t="0" r="0" b="0"/>
            <wp:docPr id="1509674941" name="Picture 5" descr="A graph of different types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74941" name="Picture 5" descr="A graph of different types of graph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38439" cy="4001134"/>
                    </a:xfrm>
                    <a:prstGeom prst="rect">
                      <a:avLst/>
                    </a:prstGeom>
                  </pic:spPr>
                </pic:pic>
              </a:graphicData>
            </a:graphic>
          </wp:inline>
        </w:drawing>
      </w:r>
    </w:p>
    <w:p w14:paraId="26C80D8F" w14:textId="1605E90B" w:rsidR="00F8732A" w:rsidRPr="004547CE" w:rsidRDefault="007D04B4" w:rsidP="00A44B39">
      <w:pPr>
        <w:pStyle w:val="Caption"/>
        <w:spacing w:after="160"/>
        <w:jc w:val="both"/>
        <w:rPr>
          <w:rFonts w:ascii="Calibri" w:hAnsi="Calibri" w:cs="Calibri"/>
          <w:color w:val="000000" w:themeColor="text1"/>
          <w:sz w:val="24"/>
          <w:szCs w:val="24"/>
        </w:rPr>
      </w:pPr>
      <w:bookmarkStart w:id="63" w:name="_Ref194188095"/>
      <w:r w:rsidRPr="004547CE">
        <w:rPr>
          <w:rFonts w:ascii="Calibri" w:hAnsi="Calibri" w:cs="Calibri"/>
          <w:color w:val="000000" w:themeColor="text1"/>
          <w:sz w:val="24"/>
          <w:szCs w:val="24"/>
        </w:rPr>
        <w:t xml:space="preserve">Figure </w:t>
      </w:r>
      <w:r w:rsidR="003E1952" w:rsidRPr="004547CE">
        <w:rPr>
          <w:rFonts w:ascii="Calibri" w:hAnsi="Calibri" w:cs="Calibri"/>
          <w:color w:val="000000" w:themeColor="text1"/>
          <w:sz w:val="24"/>
          <w:szCs w:val="24"/>
        </w:rPr>
        <w:fldChar w:fldCharType="begin"/>
      </w:r>
      <w:r w:rsidR="003E1952" w:rsidRPr="004547CE">
        <w:rPr>
          <w:rFonts w:ascii="Calibri" w:hAnsi="Calibri" w:cs="Calibri"/>
          <w:color w:val="000000" w:themeColor="text1"/>
          <w:sz w:val="24"/>
          <w:szCs w:val="24"/>
        </w:rPr>
        <w:instrText xml:space="preserve"> SEQ Figure \* ARABIC </w:instrText>
      </w:r>
      <w:r w:rsidR="003E1952"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15</w:t>
      </w:r>
      <w:r w:rsidR="003E1952" w:rsidRPr="004547CE">
        <w:rPr>
          <w:rFonts w:ascii="Calibri" w:hAnsi="Calibri" w:cs="Calibri"/>
          <w:noProof/>
          <w:color w:val="000000" w:themeColor="text1"/>
          <w:sz w:val="24"/>
          <w:szCs w:val="24"/>
        </w:rPr>
        <w:fldChar w:fldCharType="end"/>
      </w:r>
      <w:bookmarkEnd w:id="63"/>
      <w:r w:rsidRPr="004547CE">
        <w:rPr>
          <w:rFonts w:ascii="Calibri" w:hAnsi="Calibri" w:cs="Calibri"/>
          <w:color w:val="000000" w:themeColor="text1"/>
          <w:sz w:val="24"/>
          <w:szCs w:val="24"/>
        </w:rPr>
        <w:t xml:space="preserve">. Impulse response functions </w:t>
      </w:r>
      <w:r w:rsidR="00090392" w:rsidRPr="004547CE">
        <w:rPr>
          <w:rFonts w:ascii="Calibri" w:hAnsi="Calibri" w:cs="Calibri"/>
          <w:color w:val="000000" w:themeColor="text1"/>
          <w:sz w:val="24"/>
          <w:szCs w:val="24"/>
        </w:rPr>
        <w:t>for gold reserves</w:t>
      </w:r>
    </w:p>
    <w:p w14:paraId="69772B9B" w14:textId="4E01DC5B" w:rsidR="00F8732A" w:rsidRPr="004547CE" w:rsidRDefault="00F8732A" w:rsidP="00A44B39">
      <w:pPr>
        <w:spacing w:after="160"/>
        <w:jc w:val="both"/>
        <w:rPr>
          <w:rFonts w:ascii="Calibri" w:hAnsi="Calibri" w:cs="Calibri"/>
          <w:color w:val="000000" w:themeColor="text1"/>
        </w:rPr>
      </w:pPr>
      <w:r w:rsidRPr="004547CE">
        <w:rPr>
          <w:rFonts w:ascii="Calibri" w:hAnsi="Calibri" w:cs="Calibri"/>
          <w:noProof/>
          <w:color w:val="000000" w:themeColor="text1"/>
          <w14:ligatures w14:val="standardContextual"/>
        </w:rPr>
        <w:drawing>
          <wp:inline distT="0" distB="0" distL="0" distR="0" wp14:anchorId="386F7D0E" wp14:editId="1D3FCABC">
            <wp:extent cx="5943600" cy="2771140"/>
            <wp:effectExtent l="0" t="0" r="0" b="0"/>
            <wp:docPr id="599994825" name="Picture 7" descr="A graph of a graph showing the different types of chan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94825" name="Picture 7" descr="A graph of a graph showing the different types of chang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37D7B783" w14:textId="7AB8C756" w:rsidR="00F8732A" w:rsidRPr="004547CE" w:rsidRDefault="00F8732A" w:rsidP="00A44B39">
      <w:pPr>
        <w:pStyle w:val="Caption"/>
        <w:spacing w:after="160"/>
        <w:jc w:val="both"/>
        <w:rPr>
          <w:rFonts w:ascii="Calibri" w:hAnsi="Calibri" w:cs="Calibri"/>
          <w:color w:val="000000" w:themeColor="text1"/>
          <w:sz w:val="24"/>
          <w:szCs w:val="24"/>
        </w:rPr>
      </w:pPr>
      <w:r w:rsidRPr="004547CE">
        <w:rPr>
          <w:rFonts w:ascii="Calibri" w:hAnsi="Calibri" w:cs="Calibri"/>
          <w:color w:val="000000" w:themeColor="text1"/>
          <w:sz w:val="24"/>
          <w:szCs w:val="24"/>
        </w:rPr>
        <w:t xml:space="preserve">Figure </w:t>
      </w:r>
      <w:r w:rsidRPr="004547CE">
        <w:rPr>
          <w:rFonts w:ascii="Calibri" w:hAnsi="Calibri" w:cs="Calibri"/>
          <w:color w:val="000000" w:themeColor="text1"/>
          <w:sz w:val="24"/>
          <w:szCs w:val="24"/>
        </w:rPr>
        <w:fldChar w:fldCharType="begin"/>
      </w:r>
      <w:r w:rsidRPr="004547CE">
        <w:rPr>
          <w:rFonts w:ascii="Calibri" w:hAnsi="Calibri" w:cs="Calibri"/>
          <w:color w:val="000000" w:themeColor="text1"/>
          <w:sz w:val="24"/>
          <w:szCs w:val="24"/>
        </w:rPr>
        <w:instrText xml:space="preserve"> SEQ Figure \* ARABIC </w:instrText>
      </w:r>
      <w:r w:rsidRPr="004547CE">
        <w:rPr>
          <w:rFonts w:ascii="Calibri" w:hAnsi="Calibri" w:cs="Calibri"/>
          <w:color w:val="000000" w:themeColor="text1"/>
          <w:sz w:val="24"/>
          <w:szCs w:val="24"/>
        </w:rPr>
        <w:fldChar w:fldCharType="separate"/>
      </w:r>
      <w:r w:rsidR="004547CE">
        <w:rPr>
          <w:rFonts w:ascii="Calibri" w:hAnsi="Calibri" w:cs="Calibri"/>
          <w:noProof/>
          <w:color w:val="000000" w:themeColor="text1"/>
          <w:sz w:val="24"/>
          <w:szCs w:val="24"/>
        </w:rPr>
        <w:t>16</w:t>
      </w:r>
      <w:r w:rsidRPr="004547CE">
        <w:rPr>
          <w:rFonts w:ascii="Calibri" w:hAnsi="Calibri" w:cs="Calibri"/>
          <w:color w:val="000000" w:themeColor="text1"/>
          <w:sz w:val="24"/>
          <w:szCs w:val="24"/>
        </w:rPr>
        <w:fldChar w:fldCharType="end"/>
      </w:r>
      <w:r w:rsidRPr="004547CE">
        <w:rPr>
          <w:rFonts w:ascii="Calibri" w:hAnsi="Calibri" w:cs="Calibri"/>
          <w:color w:val="000000" w:themeColor="text1"/>
          <w:sz w:val="24"/>
          <w:szCs w:val="24"/>
        </w:rPr>
        <w:t xml:space="preserve">. </w:t>
      </w:r>
      <w:proofErr w:type="gramStart"/>
      <w:r w:rsidR="00A44B39">
        <w:rPr>
          <w:rFonts w:ascii="Calibri" w:hAnsi="Calibri" w:cs="Calibri"/>
          <w:color w:val="000000" w:themeColor="text1"/>
          <w:sz w:val="24"/>
          <w:szCs w:val="24"/>
        </w:rPr>
        <w:t>Ten</w:t>
      </w:r>
      <w:proofErr w:type="gramEnd"/>
      <w:r w:rsidR="00A44B39">
        <w:rPr>
          <w:rFonts w:ascii="Calibri" w:hAnsi="Calibri" w:cs="Calibri"/>
          <w:color w:val="000000" w:themeColor="text1"/>
          <w:sz w:val="24"/>
          <w:szCs w:val="24"/>
        </w:rPr>
        <w:t>-</w:t>
      </w:r>
      <w:r w:rsidRPr="004547CE">
        <w:rPr>
          <w:rFonts w:ascii="Calibri" w:hAnsi="Calibri" w:cs="Calibri"/>
          <w:color w:val="000000" w:themeColor="text1"/>
          <w:sz w:val="24"/>
          <w:szCs w:val="24"/>
        </w:rPr>
        <w:t>year forecast based on focused VAR</w:t>
      </w:r>
    </w:p>
    <w:p w14:paraId="14EE990D" w14:textId="67DD822C" w:rsidR="007D04B4" w:rsidRPr="004547CE" w:rsidRDefault="007D04B4" w:rsidP="00A44B39">
      <w:pPr>
        <w:spacing w:after="160"/>
        <w:jc w:val="both"/>
        <w:rPr>
          <w:rFonts w:ascii="Calibri" w:hAnsi="Calibri" w:cs="Calibri"/>
          <w:color w:val="000000" w:themeColor="text1"/>
        </w:rPr>
      </w:pPr>
      <w:r w:rsidRPr="004547CE">
        <w:rPr>
          <w:rFonts w:ascii="Calibri" w:hAnsi="Calibri" w:cs="Calibri"/>
          <w:color w:val="000000" w:themeColor="text1"/>
        </w:rPr>
        <w:t>The correlation matrix of residuals shows a high degree of comovement between the two variables (ρ = 0.71), which further supports the notion of joint dynamics between gold reserve accumulation and external wealth fluctuations.</w:t>
      </w:r>
    </w:p>
    <w:p w14:paraId="0F42E8EE" w14:textId="56E5678C" w:rsidR="007D04B4" w:rsidRPr="004547CE" w:rsidRDefault="007D04B4" w:rsidP="00A44B39">
      <w:pPr>
        <w:spacing w:after="160"/>
        <w:jc w:val="both"/>
        <w:rPr>
          <w:rFonts w:ascii="Calibri" w:hAnsi="Calibri" w:cs="Calibri"/>
          <w:color w:val="000000" w:themeColor="text1"/>
        </w:rPr>
      </w:pPr>
      <w:r w:rsidRPr="004547CE">
        <w:rPr>
          <w:rFonts w:ascii="Calibri" w:hAnsi="Calibri" w:cs="Calibri"/>
          <w:color w:val="000000" w:themeColor="text1"/>
        </w:rPr>
        <w:lastRenderedPageBreak/>
        <w:t>In sum, while the full model yielded inconclusive results, the focused VAR with Gold Reserves reveals a statistically robust and economically meaningful relationship. These results underscore the importance of decomposing valuation channels and isolating variables with strong theoretical grounding. Gold appears to act as a countercyclical buffer in Switzerland’s external asset management, particularly during periods of financial uncertainty.</w:t>
      </w:r>
    </w:p>
    <w:p w14:paraId="5EC27E51" w14:textId="6D6977DD" w:rsidR="00E3341F" w:rsidRDefault="00E3341F">
      <w:pPr>
        <w:pStyle w:val="Heading1"/>
        <w:numPr>
          <w:ilvl w:val="0"/>
          <w:numId w:val="7"/>
        </w:numPr>
        <w:spacing w:before="0" w:after="160"/>
        <w:jc w:val="both"/>
        <w:rPr>
          <w:rFonts w:ascii="Calibri" w:eastAsia="Times New Roman" w:hAnsi="Calibri" w:cs="Calibri"/>
          <w:color w:val="000000" w:themeColor="text1"/>
        </w:rPr>
      </w:pPr>
      <w:r w:rsidRPr="004547CE">
        <w:rPr>
          <w:rFonts w:ascii="Calibri" w:eastAsia="Times New Roman" w:hAnsi="Calibri" w:cs="Calibri"/>
          <w:color w:val="000000" w:themeColor="text1"/>
        </w:rPr>
        <w:t>Discussion</w:t>
      </w:r>
    </w:p>
    <w:p w14:paraId="03618442" w14:textId="098F0186" w:rsidR="00353EF2" w:rsidRPr="00353EF2" w:rsidRDefault="00353EF2" w:rsidP="00353EF2">
      <w:pPr>
        <w:spacing w:after="160"/>
        <w:jc w:val="both"/>
        <w:rPr>
          <w:rFonts w:ascii="Calibri" w:hAnsi="Calibri" w:cs="Calibri"/>
        </w:rPr>
      </w:pPr>
      <w:r w:rsidRPr="00353EF2">
        <w:rPr>
          <w:rFonts w:ascii="Calibri" w:hAnsi="Calibri" w:cs="Calibri"/>
        </w:rPr>
        <w:t xml:space="preserve">This study examined the dynamics of Switzerland’s Net Foreign Asset (NFA) position through structural break tests, capital flow decomposition, and valuation channel analysis, thereby deepening the empirical understanding of </w:t>
      </w:r>
      <w:commentRangeStart w:id="64"/>
      <w:r w:rsidRPr="00353EF2">
        <w:rPr>
          <w:rFonts w:ascii="Calibri" w:hAnsi="Calibri" w:cs="Calibri"/>
        </w:rPr>
        <w:t>a long-standing macroeconomic puzzle: why sustained current account surpluses have not translated into proportionate increases in external wealth.</w:t>
      </w:r>
      <w:commentRangeEnd w:id="64"/>
      <w:r w:rsidR="00AB3A31">
        <w:rPr>
          <w:rStyle w:val="CommentReference"/>
        </w:rPr>
        <w:commentReference w:id="64"/>
      </w:r>
    </w:p>
    <w:p w14:paraId="6D1E1410" w14:textId="5E72E857" w:rsidR="00353EF2" w:rsidRPr="00353EF2" w:rsidRDefault="00353EF2" w:rsidP="00353EF2">
      <w:pPr>
        <w:spacing w:after="160"/>
        <w:jc w:val="both"/>
        <w:rPr>
          <w:rFonts w:ascii="Calibri" w:hAnsi="Calibri" w:cs="Calibri"/>
        </w:rPr>
      </w:pPr>
      <w:r w:rsidRPr="00353EF2">
        <w:rPr>
          <w:rFonts w:ascii="Calibri" w:hAnsi="Calibri" w:cs="Calibri"/>
        </w:rPr>
        <w:t>Our findings confirm that while Switzerland maintains persistent trade surpluses, the corresponding accumulation of NFA has been periodically disrupted</w:t>
      </w:r>
      <w:r w:rsidR="00917BB0">
        <w:rPr>
          <w:rFonts w:ascii="Calibri" w:hAnsi="Calibri" w:cs="Calibri"/>
        </w:rPr>
        <w:t xml:space="preserve">, </w:t>
      </w:r>
      <w:r w:rsidRPr="00353EF2">
        <w:rPr>
          <w:rFonts w:ascii="Calibri" w:hAnsi="Calibri" w:cs="Calibri"/>
        </w:rPr>
        <w:t>most notably during the global financial crisis of 2008 and the Eurozone debt crisis of 2011. These episodes introduced significant structural breaks in NFA trends, reflecting crisis-induced capital volatility and valuation adjustments. In contrast, the COVID-19 pandemic did not yield a statistically significant break, suggesting that rapid fiscal and monetary responses</w:t>
      </w:r>
      <w:r w:rsidR="00917BB0">
        <w:rPr>
          <w:rFonts w:ascii="Calibri" w:hAnsi="Calibri" w:cs="Calibri"/>
        </w:rPr>
        <w:t xml:space="preserve">, </w:t>
      </w:r>
      <w:r w:rsidRPr="00353EF2">
        <w:rPr>
          <w:rFonts w:ascii="Calibri" w:hAnsi="Calibri" w:cs="Calibri"/>
        </w:rPr>
        <w:t>particularly by the Swiss National Bank (SNB)</w:t>
      </w:r>
      <w:r w:rsidR="00917BB0">
        <w:rPr>
          <w:rFonts w:ascii="Calibri" w:hAnsi="Calibri" w:cs="Calibri"/>
        </w:rPr>
        <w:t xml:space="preserve">, </w:t>
      </w:r>
      <w:r w:rsidRPr="00353EF2">
        <w:rPr>
          <w:rFonts w:ascii="Calibri" w:hAnsi="Calibri" w:cs="Calibri"/>
        </w:rPr>
        <w:t>effectively cushioned the external balance from long-term disruption. This distinction reinforces the role of policy in mitigating global shocks and stabilizing external wealth accumulation.</w:t>
      </w:r>
    </w:p>
    <w:p w14:paraId="05E3505D" w14:textId="035B086D" w:rsidR="00353EF2" w:rsidRPr="00353EF2" w:rsidRDefault="00353EF2" w:rsidP="00353EF2">
      <w:pPr>
        <w:spacing w:after="160"/>
        <w:jc w:val="both"/>
        <w:rPr>
          <w:rFonts w:ascii="Calibri" w:hAnsi="Calibri" w:cs="Calibri"/>
        </w:rPr>
      </w:pPr>
      <w:r w:rsidRPr="00353EF2">
        <w:rPr>
          <w:rFonts w:ascii="Calibri" w:hAnsi="Calibri" w:cs="Calibri"/>
        </w:rPr>
        <w:t>Consistent with prior literature (e.g., Lane and Milesi-Ferretti, 2007; Atkeson et al., 2022), the current account emerges as the principal driver of NFA growth. Our VAR models and Granger causality tests show that trade surpluses have a strong and persistent predictive power over NFA changes. Foreign Direct Investment (FDI) also plays a supportive, if less robust, role. In contrast, portfolio and other financial account flows</w:t>
      </w:r>
      <w:r w:rsidR="00917BB0">
        <w:rPr>
          <w:rFonts w:ascii="Calibri" w:hAnsi="Calibri" w:cs="Calibri"/>
        </w:rPr>
        <w:t xml:space="preserve"> (</w:t>
      </w:r>
      <w:r w:rsidRPr="00353EF2">
        <w:rPr>
          <w:rFonts w:ascii="Calibri" w:hAnsi="Calibri" w:cs="Calibri"/>
        </w:rPr>
        <w:t>often volatile and short-term</w:t>
      </w:r>
      <w:r w:rsidR="00917BB0">
        <w:rPr>
          <w:rFonts w:ascii="Calibri" w:hAnsi="Calibri" w:cs="Calibri"/>
        </w:rPr>
        <w:t xml:space="preserve">) </w:t>
      </w:r>
      <w:r w:rsidRPr="00353EF2">
        <w:rPr>
          <w:rFonts w:ascii="Calibri" w:hAnsi="Calibri" w:cs="Calibri"/>
        </w:rPr>
        <w:t>do not significantly affect external wealth accumulation. These results align with intertemporal adjustment models emphasizing the primacy of transactional flows in driving net positions.</w:t>
      </w:r>
    </w:p>
    <w:p w14:paraId="079FD89D" w14:textId="5B1240A2" w:rsidR="00353EF2" w:rsidRPr="00353EF2" w:rsidRDefault="00353EF2" w:rsidP="00353EF2">
      <w:pPr>
        <w:spacing w:after="160"/>
        <w:jc w:val="both"/>
        <w:rPr>
          <w:rFonts w:ascii="Calibri" w:hAnsi="Calibri" w:cs="Calibri"/>
        </w:rPr>
      </w:pPr>
      <w:r w:rsidRPr="00353EF2">
        <w:rPr>
          <w:rFonts w:ascii="Calibri" w:hAnsi="Calibri" w:cs="Calibri"/>
        </w:rPr>
        <w:t>Valuation effects, by contrast, remain persistently negative and difficult to predict. While exchange rate volatility</w:t>
      </w:r>
      <w:r w:rsidR="00917BB0">
        <w:rPr>
          <w:rFonts w:ascii="Calibri" w:hAnsi="Calibri" w:cs="Calibri"/>
        </w:rPr>
        <w:t xml:space="preserve">, </w:t>
      </w:r>
      <w:r w:rsidRPr="00353EF2">
        <w:rPr>
          <w:rFonts w:ascii="Calibri" w:hAnsi="Calibri" w:cs="Calibri"/>
        </w:rPr>
        <w:t>particularly during the 2008 crisis</w:t>
      </w:r>
      <w:r w:rsidR="00917BB0">
        <w:rPr>
          <w:rFonts w:ascii="Calibri" w:hAnsi="Calibri" w:cs="Calibri"/>
        </w:rPr>
        <w:t xml:space="preserve">, </w:t>
      </w:r>
      <w:r w:rsidRPr="00353EF2">
        <w:rPr>
          <w:rFonts w:ascii="Calibri" w:hAnsi="Calibri" w:cs="Calibri"/>
        </w:rPr>
        <w:t xml:space="preserve">shows up in structural break tests, VAR models indicate that individual valuation channels such as interest rates, excess returns, and asset prices exert limited explanatory power when considered in isolation. </w:t>
      </w:r>
      <w:proofErr w:type="gramStart"/>
      <w:r w:rsidRPr="00353EF2">
        <w:rPr>
          <w:rFonts w:ascii="Calibri" w:hAnsi="Calibri" w:cs="Calibri"/>
        </w:rPr>
        <w:t>These results</w:t>
      </w:r>
      <w:proofErr w:type="gramEnd"/>
      <w:r w:rsidRPr="00353EF2">
        <w:rPr>
          <w:rFonts w:ascii="Calibri" w:hAnsi="Calibri" w:cs="Calibri"/>
        </w:rPr>
        <w:t xml:space="preserve"> echo concerns in the literature (IMF, 2018; Obstfeld, 2012) about the inherent noise and complexity of modeling valuation adjustments in financially open economies. Even when global market indices like the Dow Jones and EUR/CHF exchange rate show some predictive power in multivariate settings, the effects remain context-dependent and fragile.</w:t>
      </w:r>
    </w:p>
    <w:p w14:paraId="7E76A1EA" w14:textId="3CF17D3B" w:rsidR="00353EF2" w:rsidRPr="00353EF2" w:rsidRDefault="00353EF2" w:rsidP="00353EF2">
      <w:pPr>
        <w:spacing w:after="160"/>
        <w:jc w:val="both"/>
        <w:rPr>
          <w:rFonts w:ascii="Calibri" w:hAnsi="Calibri" w:cs="Calibri"/>
        </w:rPr>
      </w:pPr>
      <w:r w:rsidRPr="00353EF2">
        <w:rPr>
          <w:rFonts w:ascii="Calibri" w:hAnsi="Calibri" w:cs="Calibri"/>
        </w:rPr>
        <w:t xml:space="preserve">A novel and important contribution of this study lies in the identification of gold reserves as a countercyclical valuation buffer. While often overlooked in traditional valuation models, Swiss gold holdings show statistically significant bidirectional dynamics with NFA changes. Our focused VAR analysis reveals that gold </w:t>
      </w:r>
      <w:proofErr w:type="gramStart"/>
      <w:r w:rsidRPr="00353EF2">
        <w:rPr>
          <w:rFonts w:ascii="Calibri" w:hAnsi="Calibri" w:cs="Calibri"/>
        </w:rPr>
        <w:t>reserves Granger-</w:t>
      </w:r>
      <w:proofErr w:type="gramEnd"/>
      <w:r w:rsidRPr="00353EF2">
        <w:rPr>
          <w:rFonts w:ascii="Calibri" w:hAnsi="Calibri" w:cs="Calibri"/>
        </w:rPr>
        <w:t>cause NFA fluctuations, suggesting a stabilizing role during periods of financial uncertainty. This likely reflects strategic accumulation by the SNB in anticipation of external shocks</w:t>
      </w:r>
      <w:r w:rsidR="00917BB0">
        <w:rPr>
          <w:rFonts w:ascii="Calibri" w:hAnsi="Calibri" w:cs="Calibri"/>
        </w:rPr>
        <w:t xml:space="preserve">, </w:t>
      </w:r>
      <w:r w:rsidRPr="00353EF2">
        <w:rPr>
          <w:rFonts w:ascii="Calibri" w:hAnsi="Calibri" w:cs="Calibri"/>
        </w:rPr>
        <w:t xml:space="preserve">a pattern consistent with its broader role in public reserve </w:t>
      </w:r>
      <w:r w:rsidRPr="00353EF2">
        <w:rPr>
          <w:rFonts w:ascii="Calibri" w:hAnsi="Calibri" w:cs="Calibri"/>
        </w:rPr>
        <w:lastRenderedPageBreak/>
        <w:t>management since 2008. This insight complements Adler and Garcia-Macia’s (2018) arguments about the macro-stabilization function of reserve asset composition and adds empirical weight to the claim that gold acts as a policy tool in safe-haven economies.</w:t>
      </w:r>
    </w:p>
    <w:p w14:paraId="1C3DC8F0" w14:textId="7B1BE8A8" w:rsidR="00353EF2" w:rsidRPr="00353EF2" w:rsidRDefault="00353EF2" w:rsidP="00353EF2">
      <w:pPr>
        <w:spacing w:after="160"/>
        <w:jc w:val="both"/>
        <w:rPr>
          <w:rFonts w:ascii="Calibri" w:hAnsi="Calibri" w:cs="Calibri"/>
        </w:rPr>
      </w:pPr>
      <w:r w:rsidRPr="00353EF2">
        <w:rPr>
          <w:rFonts w:ascii="Calibri" w:hAnsi="Calibri" w:cs="Calibri"/>
        </w:rPr>
        <w:t>Lastly, our results highlight the growing centrality of the SNB in shaping Switzerland’s external balance sheet. The post-2008 transfer of foreign asset holdings from the private to the public sector has concentrated valuation risks on the SNB’s balance sheet, converting market volatility into potential fiscal implications. This structural transformation underscores the dual role of the SNB as both a monetary authority and a financial shock absorber</w:t>
      </w:r>
      <w:r w:rsidR="00917BB0">
        <w:rPr>
          <w:rFonts w:ascii="Calibri" w:hAnsi="Calibri" w:cs="Calibri"/>
        </w:rPr>
        <w:t xml:space="preserve">, </w:t>
      </w:r>
      <w:r w:rsidRPr="00353EF2">
        <w:rPr>
          <w:rFonts w:ascii="Calibri" w:hAnsi="Calibri" w:cs="Calibri"/>
        </w:rPr>
        <w:t>an increasingly relevant consideration for external sustainability assessments.</w:t>
      </w:r>
    </w:p>
    <w:p w14:paraId="0952573D" w14:textId="56801044" w:rsidR="00353EF2" w:rsidRDefault="00353EF2" w:rsidP="00353EF2">
      <w:pPr>
        <w:spacing w:after="160"/>
        <w:jc w:val="both"/>
        <w:rPr>
          <w:rFonts w:ascii="Calibri" w:hAnsi="Calibri" w:cs="Calibri"/>
        </w:rPr>
      </w:pPr>
      <w:r w:rsidRPr="00353EF2">
        <w:rPr>
          <w:rFonts w:ascii="Calibri" w:hAnsi="Calibri" w:cs="Calibri"/>
        </w:rPr>
        <w:t>In sum, the Swiss case underscores the difficulty of translating current account surpluses into net wealth in an environment of valuation volatility, global capital mobility, and safe-haven currency pressures. While capital flows</w:t>
      </w:r>
      <w:r w:rsidR="00917BB0">
        <w:rPr>
          <w:rFonts w:ascii="Calibri" w:hAnsi="Calibri" w:cs="Calibri"/>
        </w:rPr>
        <w:t xml:space="preserve">, </w:t>
      </w:r>
      <w:r w:rsidRPr="00353EF2">
        <w:rPr>
          <w:rFonts w:ascii="Calibri" w:hAnsi="Calibri" w:cs="Calibri"/>
        </w:rPr>
        <w:t xml:space="preserve">especially the current </w:t>
      </w:r>
      <w:proofErr w:type="gramStart"/>
      <w:r w:rsidRPr="00353EF2">
        <w:rPr>
          <w:rFonts w:ascii="Calibri" w:hAnsi="Calibri" w:cs="Calibri"/>
        </w:rPr>
        <w:t>account</w:t>
      </w:r>
      <w:proofErr w:type="gramEnd"/>
      <w:r w:rsidR="00917BB0">
        <w:rPr>
          <w:rFonts w:ascii="Calibri" w:hAnsi="Calibri" w:cs="Calibri"/>
        </w:rPr>
        <w:t xml:space="preserve"> </w:t>
      </w:r>
      <w:r w:rsidRPr="00353EF2">
        <w:rPr>
          <w:rFonts w:ascii="Calibri" w:hAnsi="Calibri" w:cs="Calibri"/>
        </w:rPr>
        <w:t>remain the most reliable predictor of NFA growth, valuation dynamics and reserve strategies play a critical role in shaping short-term fluctuations. Future research could benefit from more granular and high-frequency data to better capture these interactions, especially during periods of global financial stress. Additionally, comparative studies across safe-haven economies could illuminate whether Switzerland’s reliance on gold and foreign reserves reflects a broader pattern of reserve management in small, open economies exposed to global uncertainty.</w:t>
      </w:r>
    </w:p>
    <w:p w14:paraId="75857189" w14:textId="77777777" w:rsidR="002206A9" w:rsidRDefault="002206A9" w:rsidP="00353EF2">
      <w:pPr>
        <w:spacing w:after="160"/>
        <w:jc w:val="both"/>
        <w:rPr>
          <w:rFonts w:ascii="Calibri" w:hAnsi="Calibri" w:cs="Calibri"/>
        </w:rPr>
      </w:pPr>
    </w:p>
    <w:p w14:paraId="0AA27A83" w14:textId="77777777" w:rsidR="002206A9" w:rsidRDefault="002206A9" w:rsidP="00353EF2">
      <w:pPr>
        <w:spacing w:after="160"/>
        <w:jc w:val="both"/>
        <w:rPr>
          <w:rFonts w:ascii="Calibri" w:hAnsi="Calibri" w:cs="Calibri"/>
        </w:rPr>
      </w:pPr>
    </w:p>
    <w:p w14:paraId="196002B3" w14:textId="77777777" w:rsidR="002206A9" w:rsidRDefault="002206A9" w:rsidP="00353EF2">
      <w:pPr>
        <w:spacing w:after="160"/>
        <w:jc w:val="both"/>
        <w:rPr>
          <w:rFonts w:ascii="Calibri" w:hAnsi="Calibri" w:cs="Calibri"/>
        </w:rPr>
      </w:pPr>
    </w:p>
    <w:p w14:paraId="23F332C0" w14:textId="77777777" w:rsidR="002206A9" w:rsidRDefault="002206A9" w:rsidP="00353EF2">
      <w:pPr>
        <w:spacing w:after="160"/>
        <w:jc w:val="both"/>
        <w:rPr>
          <w:rFonts w:ascii="Calibri" w:hAnsi="Calibri" w:cs="Calibri"/>
        </w:rPr>
      </w:pPr>
    </w:p>
    <w:p w14:paraId="38263525" w14:textId="77777777" w:rsidR="002206A9" w:rsidRDefault="002206A9" w:rsidP="00353EF2">
      <w:pPr>
        <w:spacing w:after="160"/>
        <w:jc w:val="both"/>
        <w:rPr>
          <w:rFonts w:ascii="Calibri" w:hAnsi="Calibri" w:cs="Calibri"/>
        </w:rPr>
      </w:pPr>
    </w:p>
    <w:p w14:paraId="7F86651D" w14:textId="77777777" w:rsidR="002206A9" w:rsidRDefault="002206A9" w:rsidP="00353EF2">
      <w:pPr>
        <w:spacing w:after="160"/>
        <w:jc w:val="both"/>
        <w:rPr>
          <w:rFonts w:ascii="Calibri" w:hAnsi="Calibri" w:cs="Calibri"/>
        </w:rPr>
      </w:pPr>
    </w:p>
    <w:p w14:paraId="359FA060" w14:textId="77777777" w:rsidR="002206A9" w:rsidRDefault="002206A9" w:rsidP="00353EF2">
      <w:pPr>
        <w:spacing w:after="160"/>
        <w:jc w:val="both"/>
        <w:rPr>
          <w:rFonts w:ascii="Calibri" w:hAnsi="Calibri" w:cs="Calibri"/>
        </w:rPr>
      </w:pPr>
    </w:p>
    <w:p w14:paraId="4EC3742F" w14:textId="77777777" w:rsidR="002206A9" w:rsidRDefault="002206A9" w:rsidP="00353EF2">
      <w:pPr>
        <w:spacing w:after="160"/>
        <w:jc w:val="both"/>
        <w:rPr>
          <w:rFonts w:ascii="Calibri" w:hAnsi="Calibri" w:cs="Calibri"/>
        </w:rPr>
      </w:pPr>
    </w:p>
    <w:p w14:paraId="14C93147" w14:textId="77777777" w:rsidR="002206A9" w:rsidRDefault="002206A9" w:rsidP="00353EF2">
      <w:pPr>
        <w:spacing w:after="160"/>
        <w:jc w:val="both"/>
        <w:rPr>
          <w:rFonts w:ascii="Calibri" w:hAnsi="Calibri" w:cs="Calibri"/>
        </w:rPr>
      </w:pPr>
    </w:p>
    <w:p w14:paraId="564F3DD4" w14:textId="77777777" w:rsidR="002206A9" w:rsidRDefault="002206A9" w:rsidP="00353EF2">
      <w:pPr>
        <w:spacing w:after="160"/>
        <w:jc w:val="both"/>
        <w:rPr>
          <w:rFonts w:ascii="Calibri" w:hAnsi="Calibri" w:cs="Calibri"/>
        </w:rPr>
      </w:pPr>
    </w:p>
    <w:p w14:paraId="62E5B968" w14:textId="77777777" w:rsidR="002206A9" w:rsidRDefault="002206A9" w:rsidP="00353EF2">
      <w:pPr>
        <w:spacing w:after="160"/>
        <w:jc w:val="both"/>
        <w:rPr>
          <w:rFonts w:ascii="Calibri" w:hAnsi="Calibri" w:cs="Calibri"/>
        </w:rPr>
      </w:pPr>
    </w:p>
    <w:p w14:paraId="77E2AB85" w14:textId="77777777" w:rsidR="002206A9" w:rsidRDefault="002206A9" w:rsidP="00353EF2">
      <w:pPr>
        <w:spacing w:after="160"/>
        <w:jc w:val="both"/>
        <w:rPr>
          <w:rFonts w:ascii="Calibri" w:hAnsi="Calibri" w:cs="Calibri"/>
        </w:rPr>
      </w:pPr>
    </w:p>
    <w:p w14:paraId="66CAE2B0" w14:textId="77777777" w:rsidR="002206A9" w:rsidRDefault="002206A9" w:rsidP="00353EF2">
      <w:pPr>
        <w:spacing w:after="160"/>
        <w:jc w:val="both"/>
        <w:rPr>
          <w:rFonts w:ascii="Calibri" w:hAnsi="Calibri" w:cs="Calibri"/>
        </w:rPr>
      </w:pPr>
    </w:p>
    <w:p w14:paraId="6747E7FD" w14:textId="77777777" w:rsidR="002206A9" w:rsidRPr="002206A9" w:rsidRDefault="002206A9" w:rsidP="00353EF2">
      <w:pPr>
        <w:spacing w:after="160"/>
        <w:jc w:val="both"/>
        <w:rPr>
          <w:rFonts w:ascii="Calibri" w:hAnsi="Calibri" w:cs="Calibri"/>
        </w:rPr>
      </w:pPr>
    </w:p>
    <w:p w14:paraId="7CAF4B9E" w14:textId="77777777" w:rsidR="00353EF2" w:rsidRPr="00353EF2" w:rsidRDefault="00353EF2" w:rsidP="00353EF2">
      <w:pPr>
        <w:spacing w:after="160"/>
      </w:pPr>
    </w:p>
    <w:p w14:paraId="5985861F" w14:textId="49DA5906" w:rsidR="00A44B39" w:rsidRPr="00F96B80" w:rsidRDefault="00F96B80" w:rsidP="00F96B80">
      <w:pPr>
        <w:pStyle w:val="Heading1"/>
        <w:ind w:left="-1"/>
      </w:pPr>
      <w:r>
        <w:rPr>
          <w:spacing w:val="-2"/>
          <w:w w:val="115"/>
        </w:rPr>
        <w:lastRenderedPageBreak/>
        <w:t>References</w:t>
      </w:r>
    </w:p>
    <w:p w14:paraId="76A07D2C" w14:textId="77777777" w:rsidR="00A44B39" w:rsidRPr="00A44B39" w:rsidRDefault="00A44B39" w:rsidP="00A44B39">
      <w:pPr>
        <w:pStyle w:val="NormalWeb"/>
        <w:jc w:val="both"/>
        <w:rPr>
          <w:rFonts w:ascii="Calibri" w:hAnsi="Calibri" w:cs="Calibri"/>
        </w:rPr>
      </w:pPr>
      <w:r w:rsidRPr="00A44B39">
        <w:rPr>
          <w:rFonts w:ascii="Calibri" w:hAnsi="Calibri" w:cs="Calibri"/>
        </w:rPr>
        <w:t xml:space="preserve">Adler, G., &amp; Garcia-Macia, D. (2018). </w:t>
      </w:r>
      <w:r w:rsidRPr="00A44B39">
        <w:rPr>
          <w:rStyle w:val="Emphasis"/>
          <w:rFonts w:ascii="Calibri" w:eastAsiaTheme="majorEastAsia" w:hAnsi="Calibri" w:cs="Calibri"/>
        </w:rPr>
        <w:t>The Stabilizing Role of Net Foreign Asset Returns</w:t>
      </w:r>
      <w:r w:rsidRPr="00A44B39">
        <w:rPr>
          <w:rFonts w:ascii="Calibri" w:hAnsi="Calibri" w:cs="Calibri"/>
        </w:rPr>
        <w:t xml:space="preserve"> (IMF Working Paper No. 18/79). International Monetary Fund.</w:t>
      </w:r>
    </w:p>
    <w:p w14:paraId="05EEE65E" w14:textId="77777777" w:rsidR="00A44B39" w:rsidRPr="00A44B39" w:rsidRDefault="00A44B39" w:rsidP="00A44B39">
      <w:pPr>
        <w:pStyle w:val="NormalWeb"/>
        <w:jc w:val="both"/>
        <w:rPr>
          <w:rFonts w:ascii="Calibri" w:hAnsi="Calibri" w:cs="Calibri"/>
        </w:rPr>
      </w:pPr>
      <w:r w:rsidRPr="00A44B39">
        <w:rPr>
          <w:rFonts w:ascii="Calibri" w:hAnsi="Calibri" w:cs="Calibri"/>
        </w:rPr>
        <w:t xml:space="preserve">Atkeson, A., Chari, V. V., &amp; Kehoe, P. J. (2022). </w:t>
      </w:r>
      <w:r w:rsidRPr="00A44B39">
        <w:rPr>
          <w:rStyle w:val="Emphasis"/>
          <w:rFonts w:ascii="Calibri" w:eastAsiaTheme="majorEastAsia" w:hAnsi="Calibri" w:cs="Calibri"/>
        </w:rPr>
        <w:t>Valuation Effects and External Adjustment</w:t>
      </w:r>
      <w:r w:rsidRPr="00A44B39">
        <w:rPr>
          <w:rFonts w:ascii="Calibri" w:hAnsi="Calibri" w:cs="Calibri"/>
        </w:rPr>
        <w:t>. NBER Working Paper No. 30579.</w:t>
      </w:r>
    </w:p>
    <w:p w14:paraId="39084E7C" w14:textId="77777777" w:rsidR="00A44B39" w:rsidRPr="00A44B39" w:rsidRDefault="00A44B39" w:rsidP="00A44B39">
      <w:pPr>
        <w:pStyle w:val="NormalWeb"/>
        <w:jc w:val="both"/>
        <w:rPr>
          <w:rFonts w:ascii="Calibri" w:hAnsi="Calibri" w:cs="Calibri"/>
        </w:rPr>
      </w:pPr>
      <w:r w:rsidRPr="00A44B39">
        <w:rPr>
          <w:rFonts w:ascii="Calibri" w:hAnsi="Calibri" w:cs="Calibri"/>
        </w:rPr>
        <w:t xml:space="preserve">Bank for International Settlements. (2017). Speech by Thomas Jordan: </w:t>
      </w:r>
      <w:r w:rsidRPr="00A44B39">
        <w:rPr>
          <w:rStyle w:val="Emphasis"/>
          <w:rFonts w:ascii="Calibri" w:eastAsiaTheme="majorEastAsia" w:hAnsi="Calibri" w:cs="Calibri"/>
        </w:rPr>
        <w:t>Current Account Surpluses and the Swiss NIIP</w:t>
      </w:r>
      <w:r w:rsidRPr="00A44B39">
        <w:rPr>
          <w:rFonts w:ascii="Calibri" w:hAnsi="Calibri" w:cs="Calibri"/>
        </w:rPr>
        <w:t>. BIS.</w:t>
      </w:r>
    </w:p>
    <w:p w14:paraId="0EB7B694" w14:textId="77777777" w:rsidR="00A44B39" w:rsidRPr="00A44B39" w:rsidRDefault="00A44B39" w:rsidP="00A44B39">
      <w:pPr>
        <w:pStyle w:val="NormalWeb"/>
        <w:jc w:val="both"/>
        <w:rPr>
          <w:rFonts w:ascii="Calibri" w:hAnsi="Calibri" w:cs="Calibri"/>
        </w:rPr>
      </w:pPr>
      <w:r w:rsidRPr="00A44B39">
        <w:rPr>
          <w:rFonts w:ascii="Calibri" w:hAnsi="Calibri" w:cs="Calibri"/>
        </w:rPr>
        <w:t xml:space="preserve">Gourinchas, P.-O., &amp; Rey, H. (2007). International Financial Adjustment. </w:t>
      </w:r>
      <w:r w:rsidRPr="00A44B39">
        <w:rPr>
          <w:rStyle w:val="Emphasis"/>
          <w:rFonts w:ascii="Calibri" w:eastAsiaTheme="majorEastAsia" w:hAnsi="Calibri" w:cs="Calibri"/>
        </w:rPr>
        <w:t>Journal of Political Economy</w:t>
      </w:r>
      <w:r w:rsidRPr="00A44B39">
        <w:rPr>
          <w:rFonts w:ascii="Calibri" w:hAnsi="Calibri" w:cs="Calibri"/>
        </w:rPr>
        <w:t>, 115(4), 665–703.</w:t>
      </w:r>
    </w:p>
    <w:p w14:paraId="38E402D7" w14:textId="77777777" w:rsidR="00A44B39" w:rsidRPr="00A44B39" w:rsidRDefault="00A44B39" w:rsidP="00A44B39">
      <w:pPr>
        <w:pStyle w:val="NormalWeb"/>
        <w:jc w:val="both"/>
        <w:rPr>
          <w:rFonts w:ascii="Calibri" w:hAnsi="Calibri" w:cs="Calibri"/>
        </w:rPr>
      </w:pPr>
      <w:r w:rsidRPr="00A44B39">
        <w:rPr>
          <w:rFonts w:ascii="Calibri" w:hAnsi="Calibri" w:cs="Calibri"/>
        </w:rPr>
        <w:t xml:space="preserve">Gourinchas, P.-O., &amp; Rey, H. (2014). External Adjustment, Global Imbalances, and Valuation Effects. In Gopinath, G., Helpman, E., &amp; Rogoff, K. (Eds.), </w:t>
      </w:r>
      <w:r w:rsidRPr="00A44B39">
        <w:rPr>
          <w:rStyle w:val="Emphasis"/>
          <w:rFonts w:ascii="Calibri" w:eastAsiaTheme="majorEastAsia" w:hAnsi="Calibri" w:cs="Calibri"/>
        </w:rPr>
        <w:t>Handbook of International Economics</w:t>
      </w:r>
      <w:r w:rsidRPr="00A44B39">
        <w:rPr>
          <w:rFonts w:ascii="Calibri" w:hAnsi="Calibri" w:cs="Calibri"/>
        </w:rPr>
        <w:t xml:space="preserve"> (Vol. 4, pp. 585–645). Elsevier.</w:t>
      </w:r>
    </w:p>
    <w:p w14:paraId="1E4DB8FD" w14:textId="77777777" w:rsidR="00A44B39" w:rsidRPr="00A44B39" w:rsidRDefault="00A44B39" w:rsidP="00A44B39">
      <w:pPr>
        <w:pStyle w:val="NormalWeb"/>
        <w:jc w:val="both"/>
        <w:rPr>
          <w:rFonts w:ascii="Calibri" w:hAnsi="Calibri" w:cs="Calibri"/>
        </w:rPr>
      </w:pPr>
      <w:r w:rsidRPr="00A44B39">
        <w:rPr>
          <w:rFonts w:ascii="Calibri" w:hAnsi="Calibri" w:cs="Calibri"/>
        </w:rPr>
        <w:t xml:space="preserve">IMF. (2018). </w:t>
      </w:r>
      <w:r w:rsidRPr="00A44B39">
        <w:rPr>
          <w:rStyle w:val="Emphasis"/>
          <w:rFonts w:ascii="Calibri" w:eastAsiaTheme="majorEastAsia" w:hAnsi="Calibri" w:cs="Calibri"/>
        </w:rPr>
        <w:t>Revisiting the Net Foreign Asset Income Returns</w:t>
      </w:r>
      <w:r w:rsidRPr="00A44B39">
        <w:rPr>
          <w:rFonts w:ascii="Calibri" w:hAnsi="Calibri" w:cs="Calibri"/>
        </w:rPr>
        <w:t>. IMF External Sector Report Background Paper.</w:t>
      </w:r>
    </w:p>
    <w:p w14:paraId="26BE954F" w14:textId="77777777" w:rsidR="00A44B39" w:rsidRPr="00A44B39" w:rsidRDefault="00A44B39" w:rsidP="00A44B39">
      <w:pPr>
        <w:pStyle w:val="NormalWeb"/>
        <w:jc w:val="both"/>
        <w:rPr>
          <w:rFonts w:ascii="Calibri" w:hAnsi="Calibri" w:cs="Calibri"/>
        </w:rPr>
      </w:pPr>
      <w:r w:rsidRPr="00A44B39">
        <w:rPr>
          <w:rFonts w:ascii="Calibri" w:hAnsi="Calibri" w:cs="Calibri"/>
        </w:rPr>
        <w:t xml:space="preserve">IMF. (2022). </w:t>
      </w:r>
      <w:r w:rsidRPr="00A44B39">
        <w:rPr>
          <w:rStyle w:val="Emphasis"/>
          <w:rFonts w:ascii="Calibri" w:eastAsiaTheme="majorEastAsia" w:hAnsi="Calibri" w:cs="Calibri"/>
        </w:rPr>
        <w:t>Switzerland: Selected Issues</w:t>
      </w:r>
      <w:r w:rsidRPr="00A44B39">
        <w:rPr>
          <w:rFonts w:ascii="Calibri" w:hAnsi="Calibri" w:cs="Calibri"/>
        </w:rPr>
        <w:t xml:space="preserve"> (IMF Country Report No. 22/176). International Monetary Fund.</w:t>
      </w:r>
    </w:p>
    <w:p w14:paraId="7872B18A" w14:textId="77777777" w:rsidR="00A44B39" w:rsidRPr="00A44B39" w:rsidRDefault="00A44B39" w:rsidP="00A44B39">
      <w:pPr>
        <w:pStyle w:val="NormalWeb"/>
        <w:jc w:val="both"/>
        <w:rPr>
          <w:rFonts w:ascii="Calibri" w:hAnsi="Calibri" w:cs="Calibri"/>
        </w:rPr>
      </w:pPr>
      <w:r w:rsidRPr="00A44B39">
        <w:rPr>
          <w:rFonts w:ascii="Calibri" w:hAnsi="Calibri" w:cs="Calibri"/>
        </w:rPr>
        <w:t xml:space="preserve">Lane, P. R., &amp; Milesi-Ferretti, G. M. (2007). The External Wealth of Nations Mark II: Revised and Extended Estimates of Foreign Assets and Liabilities, 1970–2004. </w:t>
      </w:r>
      <w:r w:rsidRPr="00A44B39">
        <w:rPr>
          <w:rStyle w:val="Emphasis"/>
          <w:rFonts w:ascii="Calibri" w:eastAsiaTheme="majorEastAsia" w:hAnsi="Calibri" w:cs="Calibri"/>
        </w:rPr>
        <w:t>Journal of International Economics</w:t>
      </w:r>
      <w:r w:rsidRPr="00A44B39">
        <w:rPr>
          <w:rFonts w:ascii="Calibri" w:hAnsi="Calibri" w:cs="Calibri"/>
        </w:rPr>
        <w:t>, 73(2), 223–250.</w:t>
      </w:r>
    </w:p>
    <w:p w14:paraId="63120406" w14:textId="77777777" w:rsidR="00A44B39" w:rsidRPr="00A44B39" w:rsidRDefault="00A44B39" w:rsidP="00A44B39">
      <w:pPr>
        <w:pStyle w:val="NormalWeb"/>
        <w:jc w:val="both"/>
        <w:rPr>
          <w:rFonts w:ascii="Calibri" w:hAnsi="Calibri" w:cs="Calibri"/>
        </w:rPr>
      </w:pPr>
      <w:r w:rsidRPr="00A44B39">
        <w:rPr>
          <w:rFonts w:ascii="Calibri" w:hAnsi="Calibri" w:cs="Calibri"/>
        </w:rPr>
        <w:t xml:space="preserve">Obstfeld, M. (2012). Does the Current Account Still Matter? </w:t>
      </w:r>
      <w:r w:rsidRPr="00A44B39">
        <w:rPr>
          <w:rStyle w:val="Emphasis"/>
          <w:rFonts w:ascii="Calibri" w:eastAsiaTheme="majorEastAsia" w:hAnsi="Calibri" w:cs="Calibri"/>
        </w:rPr>
        <w:t>American Economic Review</w:t>
      </w:r>
      <w:r w:rsidRPr="00A44B39">
        <w:rPr>
          <w:rFonts w:ascii="Calibri" w:hAnsi="Calibri" w:cs="Calibri"/>
        </w:rPr>
        <w:t>, 102(3), 1–23.</w:t>
      </w:r>
    </w:p>
    <w:p w14:paraId="453154FD" w14:textId="77777777" w:rsidR="00A44B39" w:rsidRPr="00A44B39" w:rsidRDefault="00A44B39" w:rsidP="00A44B39">
      <w:pPr>
        <w:pStyle w:val="NormalWeb"/>
        <w:jc w:val="both"/>
        <w:rPr>
          <w:rFonts w:ascii="Calibri" w:hAnsi="Calibri" w:cs="Calibri"/>
        </w:rPr>
      </w:pPr>
      <w:r w:rsidRPr="00A44B39">
        <w:rPr>
          <w:rFonts w:ascii="Calibri" w:hAnsi="Calibri" w:cs="Calibri"/>
        </w:rPr>
        <w:t xml:space="preserve">Obstfeld, M., &amp; Rogoff, K. (1995). The Intertemporal Approach to the Current Account. In </w:t>
      </w:r>
      <w:r w:rsidRPr="00A44B39">
        <w:rPr>
          <w:rStyle w:val="Emphasis"/>
          <w:rFonts w:ascii="Calibri" w:eastAsiaTheme="majorEastAsia" w:hAnsi="Calibri" w:cs="Calibri"/>
        </w:rPr>
        <w:t>Handbook of International Economics</w:t>
      </w:r>
      <w:r w:rsidRPr="00A44B39">
        <w:rPr>
          <w:rFonts w:ascii="Calibri" w:hAnsi="Calibri" w:cs="Calibri"/>
        </w:rPr>
        <w:t xml:space="preserve"> (Vol. 3, pp. 1731–1799). Elsevier.</w:t>
      </w:r>
    </w:p>
    <w:p w14:paraId="10963C97" w14:textId="77777777" w:rsidR="00A44B39" w:rsidRPr="00A44B39" w:rsidRDefault="00A44B39" w:rsidP="00A44B39">
      <w:pPr>
        <w:pStyle w:val="NormalWeb"/>
        <w:jc w:val="both"/>
        <w:rPr>
          <w:rFonts w:ascii="Calibri" w:hAnsi="Calibri" w:cs="Calibri"/>
        </w:rPr>
      </w:pPr>
      <w:r w:rsidRPr="00A44B39">
        <w:rPr>
          <w:rFonts w:ascii="Calibri" w:hAnsi="Calibri" w:cs="Calibri"/>
        </w:rPr>
        <w:t xml:space="preserve">OECD. (2022). </w:t>
      </w:r>
      <w:r w:rsidRPr="00A44B39">
        <w:rPr>
          <w:rStyle w:val="Emphasis"/>
          <w:rFonts w:ascii="Calibri" w:eastAsiaTheme="majorEastAsia" w:hAnsi="Calibri" w:cs="Calibri"/>
        </w:rPr>
        <w:t>Economic Survey of Switzerland</w:t>
      </w:r>
      <w:r w:rsidRPr="00A44B39">
        <w:rPr>
          <w:rFonts w:ascii="Calibri" w:hAnsi="Calibri" w:cs="Calibri"/>
        </w:rPr>
        <w:t>. Organisation for Economic Co-operation and Development.</w:t>
      </w:r>
    </w:p>
    <w:p w14:paraId="6E9F15B0" w14:textId="77777777" w:rsidR="00A44B39" w:rsidRPr="00E0401E" w:rsidRDefault="00A44B39" w:rsidP="00A44B39">
      <w:pPr>
        <w:pStyle w:val="NormalWeb"/>
        <w:jc w:val="both"/>
        <w:rPr>
          <w:rFonts w:ascii="Calibri" w:hAnsi="Calibri" w:cs="Calibri"/>
          <w:lang w:val="de-DE"/>
          <w:rPrChange w:id="65" w:author="Anar Bold" w:date="2025-05-02T13:38:00Z" w16du:dateUtc="2025-05-02T11:38:00Z">
            <w:rPr>
              <w:rFonts w:ascii="Calibri" w:hAnsi="Calibri" w:cs="Calibri"/>
            </w:rPr>
          </w:rPrChange>
        </w:rPr>
      </w:pPr>
      <w:r w:rsidRPr="00A44B39">
        <w:rPr>
          <w:rFonts w:ascii="Calibri" w:hAnsi="Calibri" w:cs="Calibri"/>
        </w:rPr>
        <w:t xml:space="preserve">Stoffels, N., &amp; Tille, C. (2007). Switzerland's Performance in the Global Economy. </w:t>
      </w:r>
      <w:r w:rsidRPr="00E0401E">
        <w:rPr>
          <w:rFonts w:ascii="Calibri" w:hAnsi="Calibri" w:cs="Calibri"/>
          <w:lang w:val="de-DE"/>
          <w:rPrChange w:id="66" w:author="Anar Bold" w:date="2025-05-02T13:38:00Z" w16du:dateUtc="2025-05-02T11:38:00Z">
            <w:rPr>
              <w:rFonts w:ascii="Calibri" w:hAnsi="Calibri" w:cs="Calibri"/>
            </w:rPr>
          </w:rPrChange>
        </w:rPr>
        <w:t xml:space="preserve">In </w:t>
      </w:r>
      <w:r w:rsidRPr="00E0401E">
        <w:rPr>
          <w:rStyle w:val="Emphasis"/>
          <w:rFonts w:ascii="Calibri" w:eastAsiaTheme="majorEastAsia" w:hAnsi="Calibri" w:cs="Calibri"/>
          <w:lang w:val="de-DE"/>
          <w:rPrChange w:id="67" w:author="Anar Bold" w:date="2025-05-02T13:38:00Z" w16du:dateUtc="2025-05-02T11:38:00Z">
            <w:rPr>
              <w:rStyle w:val="Emphasis"/>
              <w:rFonts w:ascii="Calibri" w:eastAsiaTheme="majorEastAsia" w:hAnsi="Calibri" w:cs="Calibri"/>
            </w:rPr>
          </w:rPrChange>
        </w:rPr>
        <w:t>The Swiss National Bank 1907–2007</w:t>
      </w:r>
      <w:r w:rsidRPr="00E0401E">
        <w:rPr>
          <w:rFonts w:ascii="Calibri" w:hAnsi="Calibri" w:cs="Calibri"/>
          <w:lang w:val="de-DE"/>
          <w:rPrChange w:id="68" w:author="Anar Bold" w:date="2025-05-02T13:38:00Z" w16du:dateUtc="2025-05-02T11:38:00Z">
            <w:rPr>
              <w:rFonts w:ascii="Calibri" w:hAnsi="Calibri" w:cs="Calibri"/>
            </w:rPr>
          </w:rPrChange>
        </w:rPr>
        <w:t>. Neue Zürcher Zeitung Publishing.</w:t>
      </w:r>
    </w:p>
    <w:p w14:paraId="681000EA" w14:textId="77777777" w:rsidR="00A44B39" w:rsidRPr="00A44B39" w:rsidRDefault="00A44B39" w:rsidP="00A44B39">
      <w:pPr>
        <w:pStyle w:val="NormalWeb"/>
        <w:jc w:val="both"/>
        <w:rPr>
          <w:rFonts w:ascii="Calibri" w:hAnsi="Calibri" w:cs="Calibri"/>
        </w:rPr>
      </w:pPr>
      <w:r w:rsidRPr="00E0401E">
        <w:rPr>
          <w:rFonts w:ascii="Calibri" w:hAnsi="Calibri" w:cs="Calibri"/>
          <w:lang w:val="de-DE"/>
          <w:rPrChange w:id="69" w:author="Anar Bold" w:date="2025-05-02T13:38:00Z" w16du:dateUtc="2025-05-02T11:38:00Z">
            <w:rPr>
              <w:rFonts w:ascii="Calibri" w:hAnsi="Calibri" w:cs="Calibri"/>
            </w:rPr>
          </w:rPrChange>
        </w:rPr>
        <w:t xml:space="preserve">Stoffels, N., &amp; Tille, C. (2020). </w:t>
      </w:r>
      <w:proofErr w:type="gramStart"/>
      <w:r w:rsidRPr="00A44B39">
        <w:rPr>
          <w:rFonts w:ascii="Calibri" w:hAnsi="Calibri" w:cs="Calibri"/>
        </w:rPr>
        <w:t>Safe Haven</w:t>
      </w:r>
      <w:proofErr w:type="gramEnd"/>
      <w:r w:rsidRPr="00A44B39">
        <w:rPr>
          <w:rFonts w:ascii="Calibri" w:hAnsi="Calibri" w:cs="Calibri"/>
        </w:rPr>
        <w:t xml:space="preserve"> Switzerland? A Stress Test of Capital Flows to and from Switzerland. </w:t>
      </w:r>
      <w:r w:rsidRPr="00A44B39">
        <w:rPr>
          <w:rStyle w:val="Emphasis"/>
          <w:rFonts w:ascii="Calibri" w:eastAsiaTheme="majorEastAsia" w:hAnsi="Calibri" w:cs="Calibri"/>
        </w:rPr>
        <w:t>Swiss Journal of Economics and Statistics</w:t>
      </w:r>
      <w:r w:rsidRPr="00A44B39">
        <w:rPr>
          <w:rFonts w:ascii="Calibri" w:hAnsi="Calibri" w:cs="Calibri"/>
        </w:rPr>
        <w:t>, 156(1), 1–20.</w:t>
      </w:r>
    </w:p>
    <w:p w14:paraId="48FFF423" w14:textId="77777777" w:rsidR="00A44B39" w:rsidRPr="00C47629" w:rsidRDefault="00A44B39" w:rsidP="00A44B39">
      <w:pPr>
        <w:jc w:val="both"/>
      </w:pPr>
    </w:p>
    <w:p w14:paraId="41EA8189" w14:textId="77777777" w:rsidR="008D55E3" w:rsidRPr="004547CE" w:rsidRDefault="008D55E3" w:rsidP="00A44B39">
      <w:pPr>
        <w:spacing w:after="160"/>
        <w:jc w:val="both"/>
        <w:rPr>
          <w:rFonts w:ascii="Calibri" w:hAnsi="Calibri" w:cs="Calibri"/>
          <w:color w:val="000000" w:themeColor="text1"/>
          <w:lang w:val="tr-TR"/>
        </w:rPr>
      </w:pPr>
    </w:p>
    <w:sectPr w:rsidR="008D55E3" w:rsidRPr="004547CE">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Christian Pröbsting" w:date="2025-04-28T07:58:00Z" w:initials="C">
    <w:p w14:paraId="659A06E4" w14:textId="77777777" w:rsidR="00330B9C" w:rsidRDefault="00330B9C" w:rsidP="00330B9C">
      <w:r>
        <w:rPr>
          <w:rStyle w:val="CommentReference"/>
        </w:rPr>
        <w:annotationRef/>
      </w:r>
      <w:r>
        <w:rPr>
          <w:color w:val="000000"/>
          <w:sz w:val="20"/>
          <w:szCs w:val="20"/>
        </w:rPr>
        <w:t>I suppose you will explain this paragraph in more detail in the introduction? As it’s written now, I doubt that readers will understand it. What’s NFA? What’s exorbitant privilege? What does it mean for NFA to deteriorate? What are valuation effects and why do they affect the NFA?</w:t>
      </w:r>
    </w:p>
  </w:comment>
  <w:comment w:id="4" w:author="Christian Pröbsting" w:date="2025-04-28T08:04:00Z" w:initials="C">
    <w:p w14:paraId="2D1CBBCC" w14:textId="77777777" w:rsidR="00330B9C" w:rsidRDefault="00330B9C" w:rsidP="00330B9C">
      <w:r>
        <w:rPr>
          <w:rStyle w:val="CommentReference"/>
        </w:rPr>
        <w:annotationRef/>
      </w:r>
      <w:r>
        <w:rPr>
          <w:color w:val="000000"/>
          <w:sz w:val="20"/>
          <w:szCs w:val="20"/>
        </w:rPr>
        <w:t xml:space="preserve">This motivation can be improved. </w:t>
      </w:r>
      <w:r>
        <w:rPr>
          <w:sz w:val="20"/>
          <w:szCs w:val="20"/>
        </w:rPr>
        <w:t xml:space="preserve"> If I remember correctly, last time we discussed an apparent puzzle in the data that you wanted to explain. Switzerland has been running current account surpluses, but its NFA has not moved that much (if I’m not mistaken). This makes the reader want to know what happened. </w:t>
      </w:r>
    </w:p>
  </w:comment>
  <w:comment w:id="5" w:author="Christian Pröbsting" w:date="2025-04-28T08:06:00Z" w:initials="C">
    <w:p w14:paraId="49E6A878" w14:textId="77777777" w:rsidR="00330B9C" w:rsidRDefault="00330B9C" w:rsidP="00330B9C">
      <w:r>
        <w:rPr>
          <w:rStyle w:val="CommentReference"/>
        </w:rPr>
        <w:annotationRef/>
      </w:r>
      <w:r>
        <w:rPr>
          <w:color w:val="000000"/>
          <w:sz w:val="20"/>
          <w:szCs w:val="20"/>
        </w:rPr>
        <w:t xml:space="preserve">Before discussing the data, you need to explain your methodology. Once you have explained your methodology, it becomes clear to the reader what data you need. </w:t>
      </w:r>
    </w:p>
  </w:comment>
  <w:comment w:id="6" w:author="Christian Pröbsting" w:date="2025-04-28T08:01:00Z" w:initials="C">
    <w:p w14:paraId="219C168E" w14:textId="313FBFE9" w:rsidR="00330B9C" w:rsidRDefault="00330B9C" w:rsidP="00330B9C">
      <w:r>
        <w:rPr>
          <w:rStyle w:val="CommentReference"/>
        </w:rPr>
        <w:annotationRef/>
      </w:r>
      <w:r>
        <w:rPr>
          <w:color w:val="000000"/>
          <w:sz w:val="20"/>
          <w:szCs w:val="20"/>
        </w:rPr>
        <w:t>No need to mention that.</w:t>
      </w:r>
    </w:p>
  </w:comment>
  <w:comment w:id="7" w:author="Christian Pröbsting" w:date="2025-04-28T08:01:00Z" w:initials="C">
    <w:p w14:paraId="254296B0" w14:textId="77777777" w:rsidR="00330B9C" w:rsidRDefault="00330B9C" w:rsidP="00330B9C">
      <w:r>
        <w:rPr>
          <w:rStyle w:val="CommentReference"/>
        </w:rPr>
        <w:annotationRef/>
      </w:r>
      <w:r>
        <w:rPr>
          <w:color w:val="000000"/>
          <w:sz w:val="20"/>
          <w:szCs w:val="20"/>
        </w:rPr>
        <w:t xml:space="preserve">Macro variables are typically quarterly. </w:t>
      </w:r>
    </w:p>
  </w:comment>
  <w:comment w:id="8" w:author="Christian Pröbsting" w:date="2025-04-28T08:02:00Z" w:initials="C">
    <w:p w14:paraId="042EEE1C" w14:textId="77777777" w:rsidR="00330B9C" w:rsidRDefault="00330B9C" w:rsidP="00330B9C">
      <w:r>
        <w:rPr>
          <w:rStyle w:val="CommentReference"/>
        </w:rPr>
        <w:annotationRef/>
      </w:r>
      <w:r>
        <w:rPr>
          <w:color w:val="000000"/>
          <w:sz w:val="20"/>
          <w:szCs w:val="20"/>
        </w:rPr>
        <w:t>What currency are they in?</w:t>
      </w:r>
    </w:p>
  </w:comment>
  <w:comment w:id="9" w:author="Christian Pröbsting" w:date="2025-04-28T08:28:00Z" w:initials="C">
    <w:p w14:paraId="54E70200" w14:textId="77777777" w:rsidR="00B8384E" w:rsidRDefault="00B8384E" w:rsidP="00B8384E">
      <w:r>
        <w:rPr>
          <w:rStyle w:val="CommentReference"/>
        </w:rPr>
        <w:annotationRef/>
      </w:r>
      <w:r>
        <w:rPr>
          <w:color w:val="000000"/>
          <w:sz w:val="20"/>
          <w:szCs w:val="20"/>
        </w:rPr>
        <w:t>Can you provide a decomposition of the change in the NFA and explain where changes in the value of gold show up. How important are changes in the value of gold in accounting for changes in the NFA position?</w:t>
      </w:r>
    </w:p>
  </w:comment>
  <w:comment w:id="10" w:author="Christian Pröbsting" w:date="2025-04-28T08:07:00Z" w:initials="C">
    <w:p w14:paraId="5E8A4145" w14:textId="4324BC3E" w:rsidR="00C5351A" w:rsidRDefault="00C5351A" w:rsidP="00C5351A">
      <w:r>
        <w:rPr>
          <w:rStyle w:val="CommentReference"/>
        </w:rPr>
        <w:annotationRef/>
      </w:r>
      <w:r>
        <w:rPr>
          <w:color w:val="000000"/>
          <w:sz w:val="20"/>
          <w:szCs w:val="20"/>
        </w:rPr>
        <w:t>Why do we want to test for structural changes? I first want to see a graph of the NFA.</w:t>
      </w:r>
    </w:p>
  </w:comment>
  <w:comment w:id="11" w:author="Christian Pröbsting" w:date="2025-04-28T08:20:00Z" w:initials="C">
    <w:p w14:paraId="2EED1CA7" w14:textId="77777777" w:rsidR="00B75FA8" w:rsidRDefault="00B75FA8" w:rsidP="00B75FA8">
      <w:r>
        <w:rPr>
          <w:rStyle w:val="CommentReference"/>
        </w:rPr>
        <w:annotationRef/>
      </w:r>
      <w:r>
        <w:rPr>
          <w:sz w:val="20"/>
          <w:szCs w:val="20"/>
        </w:rPr>
        <w:t xml:space="preserve">Why do we want to assess stationarity? I’m not saying we don’t want to, but before we get there, I would like to see more of a motivation. Typically, assessing stationarity is not a main goal, but rather a side thought. Here, it feels very prominent.  </w:t>
      </w:r>
    </w:p>
    <w:p w14:paraId="79951BBC" w14:textId="77777777" w:rsidR="00B75FA8" w:rsidRDefault="00B75FA8" w:rsidP="00B75FA8">
      <w:r>
        <w:rPr>
          <w:sz w:val="20"/>
          <w:szCs w:val="20"/>
        </w:rPr>
        <w:t xml:space="preserve">Btw, standard DSGE models predict that the NFA should not be stationary; it has a unit root. </w:t>
      </w:r>
    </w:p>
  </w:comment>
  <w:comment w:id="12" w:author="Christian Pröbsting" w:date="2025-04-28T08:26:00Z" w:initials="C">
    <w:p w14:paraId="1EA3494D" w14:textId="77777777" w:rsidR="00B75FA8" w:rsidRDefault="00B75FA8" w:rsidP="00B75FA8">
      <w:r>
        <w:rPr>
          <w:rStyle w:val="CommentReference"/>
        </w:rPr>
        <w:annotationRef/>
      </w:r>
      <w:r>
        <w:rPr>
          <w:color w:val="000000"/>
          <w:sz w:val="20"/>
          <w:szCs w:val="20"/>
        </w:rPr>
        <w:t xml:space="preserve">What is the relationship between NFA, capital flows, valuation channels and gold reserves? Before, you had a decomposition in your thesis. I loved that because it showed how changes in the NFA can be broken down into its parts. Now, I am lost as I don’t know how these parts add up. </w:t>
      </w:r>
    </w:p>
    <w:p w14:paraId="45399604" w14:textId="77777777" w:rsidR="00B75FA8" w:rsidRDefault="00B75FA8" w:rsidP="00B75FA8"/>
  </w:comment>
  <w:comment w:id="13" w:author="Christian Pröbsting" w:date="2025-04-28T08:34:00Z" w:initials="C">
    <w:p w14:paraId="0BD5D2D2" w14:textId="77777777" w:rsidR="00B8384E" w:rsidRDefault="00B8384E" w:rsidP="00B8384E">
      <w:r>
        <w:rPr>
          <w:rStyle w:val="CommentReference"/>
        </w:rPr>
        <w:annotationRef/>
      </w:r>
      <w:r>
        <w:rPr>
          <w:color w:val="000000"/>
          <w:sz w:val="20"/>
          <w:szCs w:val="20"/>
        </w:rPr>
        <w:t xml:space="preserve">I do not understand what you are trying to do. What is the goal of your analysis? You want to see what drives changes in the NFA? Why don’t you do a decomposition of the change in the NFA and plot its evolution by shutting down each component at a time. This should already be quite informative about what components are relevant. In a second step, you might want to exogenous(!) variables that drive the individual subcomponents. </w:t>
      </w:r>
    </w:p>
  </w:comment>
  <w:comment w:id="31" w:author="Christian Pröbsting" w:date="2025-04-28T09:49:00Z" w:initials="C">
    <w:p w14:paraId="5FB3F1CA" w14:textId="77777777" w:rsidR="00431FF0" w:rsidRDefault="00431FF0" w:rsidP="00431FF0">
      <w:r>
        <w:rPr>
          <w:rStyle w:val="CommentReference"/>
        </w:rPr>
        <w:annotationRef/>
      </w:r>
      <w:r>
        <w:rPr>
          <w:color w:val="000000"/>
          <w:sz w:val="20"/>
          <w:szCs w:val="20"/>
        </w:rPr>
        <w:t>The figure is very similar to Fig 3; no need for it.</w:t>
      </w:r>
    </w:p>
  </w:comment>
  <w:comment w:id="32" w:author="Christian Pröbsting" w:date="2025-04-28T09:52:00Z" w:initials="C">
    <w:p w14:paraId="726B74CD" w14:textId="77777777" w:rsidR="00431FF0" w:rsidRDefault="00431FF0" w:rsidP="00431FF0">
      <w:r>
        <w:rPr>
          <w:rStyle w:val="CommentReference"/>
        </w:rPr>
        <w:annotationRef/>
      </w:r>
      <w:r>
        <w:rPr>
          <w:color w:val="000000"/>
          <w:sz w:val="20"/>
          <w:szCs w:val="20"/>
        </w:rPr>
        <w:t xml:space="preserve">I’m not quite sure what to make out of this. Can you contextualize it? Are you saying that we ‘entered a new world’ after the financial crisis? Or that the financial crisis itself had a big effect on the NFA and then things became more like the way they were before. </w:t>
      </w:r>
    </w:p>
  </w:comment>
  <w:comment w:id="36" w:author="Christian Pröbsting" w:date="2025-04-28T10:11:00Z" w:initials="C">
    <w:p w14:paraId="18CB4A9C" w14:textId="77777777" w:rsidR="0068439D" w:rsidRDefault="0068439D" w:rsidP="0068439D">
      <w:r>
        <w:rPr>
          <w:rStyle w:val="CommentReference"/>
        </w:rPr>
        <w:annotationRef/>
      </w:r>
      <w:r>
        <w:rPr>
          <w:color w:val="000000"/>
          <w:sz w:val="20"/>
          <w:szCs w:val="20"/>
        </w:rPr>
        <w:t>This should come much earlier.</w:t>
      </w:r>
    </w:p>
  </w:comment>
  <w:comment w:id="39" w:author="Christian Pröbsting" w:date="2025-04-28T10:13:00Z" w:initials="C">
    <w:p w14:paraId="5EFDC8BB" w14:textId="77777777" w:rsidR="0068439D" w:rsidRDefault="0068439D" w:rsidP="0068439D">
      <w:r>
        <w:rPr>
          <w:rStyle w:val="CommentReference"/>
        </w:rPr>
        <w:annotationRef/>
      </w:r>
      <w:r>
        <w:rPr>
          <w:color w:val="000000"/>
          <w:sz w:val="20"/>
          <w:szCs w:val="20"/>
        </w:rPr>
        <w:t>They are too large to just be statistical residuals. Could you explain a bit more why these residuals are so large?</w:t>
      </w:r>
    </w:p>
  </w:comment>
  <w:comment w:id="41" w:author="Christian Pröbsting" w:date="2025-04-28T10:15:00Z" w:initials="C">
    <w:p w14:paraId="08AFDCBB" w14:textId="77777777" w:rsidR="0068439D" w:rsidRDefault="0068439D" w:rsidP="0068439D">
      <w:r>
        <w:rPr>
          <w:rStyle w:val="CommentReference"/>
        </w:rPr>
        <w:annotationRef/>
      </w:r>
      <w:r>
        <w:rPr>
          <w:color w:val="000000"/>
          <w:sz w:val="20"/>
          <w:szCs w:val="20"/>
        </w:rPr>
        <w:t>These figures are difficult to interpret. They have different scales. I don’t know what to take out of them except that (i) there are fluctuations and (ii) CA tends to be positive and VA tends to be negative.</w:t>
      </w:r>
    </w:p>
  </w:comment>
  <w:comment w:id="42" w:author="Christian Pröbsting" w:date="2025-04-28T10:15:00Z" w:initials="C">
    <w:p w14:paraId="1F090FA8" w14:textId="77777777" w:rsidR="0068439D" w:rsidRDefault="0068439D" w:rsidP="0068439D">
      <w:r>
        <w:rPr>
          <w:rStyle w:val="CommentReference"/>
        </w:rPr>
        <w:annotationRef/>
      </w:r>
      <w:r>
        <w:rPr>
          <w:color w:val="000000"/>
          <w:sz w:val="20"/>
          <w:szCs w:val="20"/>
        </w:rPr>
        <w:t>How does the financial account relate to the current account?</w:t>
      </w:r>
    </w:p>
  </w:comment>
  <w:comment w:id="43" w:author="Christian Pröbsting" w:date="2025-04-28T10:18:00Z" w:initials="C">
    <w:p w14:paraId="6758560F" w14:textId="77777777" w:rsidR="0068439D" w:rsidRDefault="0068439D" w:rsidP="0068439D">
      <w:r>
        <w:rPr>
          <w:rStyle w:val="CommentReference"/>
        </w:rPr>
        <w:annotationRef/>
      </w:r>
      <w:r>
        <w:rPr>
          <w:color w:val="000000"/>
          <w:sz w:val="20"/>
          <w:szCs w:val="20"/>
        </w:rPr>
        <w:t xml:space="preserve">It’s surprising that in the first 10 years, numbers are extremely stable. </w:t>
      </w:r>
    </w:p>
  </w:comment>
  <w:comment w:id="44" w:author="Christian Pröbsting" w:date="2025-04-28T10:17:00Z" w:initials="C">
    <w:p w14:paraId="2C20D644" w14:textId="74DB0154" w:rsidR="0068439D" w:rsidRDefault="0068439D" w:rsidP="0068439D">
      <w:r>
        <w:rPr>
          <w:rStyle w:val="CommentReference"/>
        </w:rPr>
        <w:annotationRef/>
      </w:r>
      <w:r>
        <w:rPr>
          <w:color w:val="000000"/>
          <w:sz w:val="20"/>
          <w:szCs w:val="20"/>
        </w:rPr>
        <w:t xml:space="preserve">How are FA, CA and FDI linked? Is FA = CA + FDI? Or NFA = CA+FA+FDI? I’m lost here. </w:t>
      </w:r>
    </w:p>
  </w:comment>
  <w:comment w:id="46" w:author="Christian Pröbsting" w:date="2025-04-28T10:21:00Z" w:initials="C">
    <w:p w14:paraId="639FA7D5" w14:textId="77777777" w:rsidR="00D63C2A" w:rsidRDefault="00D63C2A" w:rsidP="00D63C2A">
      <w:r>
        <w:rPr>
          <w:rStyle w:val="CommentReference"/>
        </w:rPr>
        <w:annotationRef/>
      </w:r>
      <w:r>
        <w:rPr>
          <w:color w:val="000000"/>
          <w:sz w:val="20"/>
          <w:szCs w:val="20"/>
        </w:rPr>
        <w:t xml:space="preserve">It’s not a “potential” link: The decomposition states that a positive CA raises the NFA, ceteris paribus. </w:t>
      </w:r>
    </w:p>
  </w:comment>
  <w:comment w:id="47" w:author="Christian Pröbsting" w:date="2025-04-28T10:24:00Z" w:initials="C">
    <w:p w14:paraId="71CE15D6" w14:textId="77777777" w:rsidR="00D63C2A" w:rsidRDefault="00D63C2A" w:rsidP="00D63C2A">
      <w:r>
        <w:rPr>
          <w:rStyle w:val="CommentReference"/>
        </w:rPr>
        <w:annotationRef/>
      </w:r>
      <w:r>
        <w:rPr>
          <w:color w:val="000000"/>
          <w:sz w:val="20"/>
          <w:szCs w:val="20"/>
        </w:rPr>
        <w:t>I don’t understand the motivation behind these statements: If FDI and FA are subcomponents of the NFA, then they should have a direct influence on the NFA.</w:t>
      </w:r>
    </w:p>
  </w:comment>
  <w:comment w:id="49" w:author="Christian Pröbsting" w:date="2025-04-28T10:26:00Z" w:initials="C">
    <w:p w14:paraId="51890D5D" w14:textId="77777777" w:rsidR="00D63C2A" w:rsidRDefault="00D63C2A" w:rsidP="00D63C2A">
      <w:r>
        <w:rPr>
          <w:rStyle w:val="CommentReference"/>
        </w:rPr>
        <w:annotationRef/>
      </w:r>
      <w:r>
        <w:rPr>
          <w:color w:val="000000"/>
          <w:sz w:val="20"/>
          <w:szCs w:val="20"/>
        </w:rPr>
        <w:t xml:space="preserve">I would be somewhat careful with IRFs. Your RHS variables are clearly not exogenous. For example, what is a “shock” to the CA? All these variables are determined in equilibrium. </w:t>
      </w:r>
    </w:p>
  </w:comment>
  <w:comment w:id="51" w:author="Christian Pröbsting" w:date="2025-04-28T10:28:00Z" w:initials="C">
    <w:p w14:paraId="3CE65D0C" w14:textId="77777777" w:rsidR="00D63C2A" w:rsidRDefault="00D63C2A" w:rsidP="00D63C2A">
      <w:r>
        <w:rPr>
          <w:rStyle w:val="CommentReference"/>
        </w:rPr>
        <w:annotationRef/>
      </w:r>
      <w:r>
        <w:rPr>
          <w:color w:val="000000"/>
          <w:sz w:val="20"/>
          <w:szCs w:val="20"/>
        </w:rPr>
        <w:t>Can you decompose the valuation effect into the four channels? I would love to see such a decomposition.</w:t>
      </w:r>
    </w:p>
  </w:comment>
  <w:comment w:id="52" w:author="Christian Pröbsting" w:date="2025-04-28T10:30:00Z" w:initials="C">
    <w:p w14:paraId="158EDF5F" w14:textId="77777777" w:rsidR="00D63C2A" w:rsidRDefault="00D63C2A" w:rsidP="00D63C2A">
      <w:r>
        <w:rPr>
          <w:rStyle w:val="CommentReference"/>
        </w:rPr>
        <w:annotationRef/>
      </w:r>
      <w:r>
        <w:rPr>
          <w:color w:val="000000"/>
          <w:sz w:val="20"/>
          <w:szCs w:val="20"/>
        </w:rPr>
        <w:t>These are returns on bonds and equity?</w:t>
      </w:r>
    </w:p>
  </w:comment>
  <w:comment w:id="54" w:author="Christian Pröbsting" w:date="2025-04-28T10:30:00Z" w:initials="C">
    <w:p w14:paraId="6D245CF4" w14:textId="6D8EDF6F" w:rsidR="00D63C2A" w:rsidRDefault="00D63C2A" w:rsidP="00D63C2A">
      <w:r>
        <w:rPr>
          <w:rStyle w:val="CommentReference"/>
        </w:rPr>
        <w:annotationRef/>
      </w:r>
      <w:r>
        <w:rPr>
          <w:color w:val="000000"/>
          <w:sz w:val="20"/>
          <w:szCs w:val="20"/>
        </w:rPr>
        <w:t xml:space="preserve">That’s interesting. Returns were higher on assets than liabilities in the past, but now the picture has reversed. Why is that? </w:t>
      </w:r>
    </w:p>
  </w:comment>
  <w:comment w:id="55" w:author="Christian Pröbsting" w:date="2025-04-28T10:32:00Z" w:initials="C">
    <w:p w14:paraId="037310D2" w14:textId="77777777" w:rsidR="006A52AA" w:rsidRDefault="006A52AA" w:rsidP="006A52AA">
      <w:r>
        <w:rPr>
          <w:rStyle w:val="CommentReference"/>
        </w:rPr>
        <w:annotationRef/>
      </w:r>
      <w:r>
        <w:rPr>
          <w:color w:val="000000"/>
          <w:sz w:val="20"/>
          <w:szCs w:val="20"/>
        </w:rPr>
        <w:t>Do you know the exchange rate composition of foreign assets? Then you could just report that exchange rate basket rather than bilateral exchange rates.</w:t>
      </w:r>
    </w:p>
  </w:comment>
  <w:comment w:id="58" w:author="Christian Pröbsting" w:date="2025-04-28T10:52:00Z" w:initials="C">
    <w:p w14:paraId="3E8A626E" w14:textId="77777777" w:rsidR="006612FA" w:rsidRDefault="006612FA" w:rsidP="006612FA">
      <w:r>
        <w:rPr>
          <w:rStyle w:val="CommentReference"/>
        </w:rPr>
        <w:annotationRef/>
      </w:r>
      <w:r>
        <w:rPr>
          <w:color w:val="000000"/>
          <w:sz w:val="20"/>
          <w:szCs w:val="20"/>
        </w:rPr>
        <w:t>How is the cumulative SNB rate effect calculated?</w:t>
      </w:r>
    </w:p>
  </w:comment>
  <w:comment w:id="64" w:author="Christian Pröbsting" w:date="2025-04-28T10:55:00Z" w:initials="C">
    <w:p w14:paraId="30C38B89" w14:textId="77777777" w:rsidR="00AB3A31" w:rsidRDefault="00AB3A31" w:rsidP="00AB3A31">
      <w:r>
        <w:rPr>
          <w:rStyle w:val="CommentReference"/>
        </w:rPr>
        <w:annotationRef/>
      </w:r>
      <w:r>
        <w:rPr>
          <w:color w:val="000000"/>
          <w:sz w:val="20"/>
          <w:szCs w:val="20"/>
        </w:rPr>
        <w:t xml:space="preserve">This puzzle should be presented at the beginning; here is the first time that it shows up.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59A06E4" w15:done="0"/>
  <w15:commentEx w15:paraId="2D1CBBCC" w15:done="0"/>
  <w15:commentEx w15:paraId="49E6A878" w15:done="0"/>
  <w15:commentEx w15:paraId="219C168E" w15:done="0"/>
  <w15:commentEx w15:paraId="254296B0" w15:done="0"/>
  <w15:commentEx w15:paraId="042EEE1C" w15:done="0"/>
  <w15:commentEx w15:paraId="54E70200" w15:done="0"/>
  <w15:commentEx w15:paraId="5E8A4145" w15:done="0"/>
  <w15:commentEx w15:paraId="79951BBC" w15:done="0"/>
  <w15:commentEx w15:paraId="45399604" w15:done="0"/>
  <w15:commentEx w15:paraId="0BD5D2D2" w15:done="0"/>
  <w15:commentEx w15:paraId="5FB3F1CA" w15:done="0"/>
  <w15:commentEx w15:paraId="726B74CD" w15:done="0"/>
  <w15:commentEx w15:paraId="18CB4A9C" w15:done="0"/>
  <w15:commentEx w15:paraId="5EFDC8BB" w15:done="0"/>
  <w15:commentEx w15:paraId="08AFDCBB" w15:done="0"/>
  <w15:commentEx w15:paraId="1F090FA8" w15:done="0"/>
  <w15:commentEx w15:paraId="6758560F" w15:done="0"/>
  <w15:commentEx w15:paraId="2C20D644" w15:done="0"/>
  <w15:commentEx w15:paraId="639FA7D5" w15:done="0"/>
  <w15:commentEx w15:paraId="71CE15D6" w15:done="0"/>
  <w15:commentEx w15:paraId="51890D5D" w15:done="0"/>
  <w15:commentEx w15:paraId="3CE65D0C" w15:done="0"/>
  <w15:commentEx w15:paraId="158EDF5F" w15:done="0"/>
  <w15:commentEx w15:paraId="6D245CF4" w15:done="0"/>
  <w15:commentEx w15:paraId="037310D2" w15:done="0"/>
  <w15:commentEx w15:paraId="3E8A626E" w15:done="0"/>
  <w15:commentEx w15:paraId="30C38B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41DC6DC" w16cex:dateUtc="2025-04-28T05:58:00Z"/>
  <w16cex:commentExtensible w16cex:durableId="6614F525" w16cex:dateUtc="2025-04-28T06:04:00Z"/>
  <w16cex:commentExtensible w16cex:durableId="298834C5" w16cex:dateUtc="2025-04-28T06:06:00Z"/>
  <w16cex:commentExtensible w16cex:durableId="0BCE749D" w16cex:dateUtc="2025-04-28T06:01:00Z"/>
  <w16cex:commentExtensible w16cex:durableId="4B70DD84" w16cex:dateUtc="2025-04-28T06:01:00Z"/>
  <w16cex:commentExtensible w16cex:durableId="7A3BC77E" w16cex:dateUtc="2025-04-28T06:02:00Z"/>
  <w16cex:commentExtensible w16cex:durableId="48B7FEC4" w16cex:dateUtc="2025-04-28T06:28:00Z"/>
  <w16cex:commentExtensible w16cex:durableId="0049FBA7" w16cex:dateUtc="2025-04-28T06:07:00Z"/>
  <w16cex:commentExtensible w16cex:durableId="49A77CEC" w16cex:dateUtc="2025-04-28T06:20:00Z"/>
  <w16cex:commentExtensible w16cex:durableId="38276D3A" w16cex:dateUtc="2025-04-28T06:26:00Z"/>
  <w16cex:commentExtensible w16cex:durableId="37347DA2" w16cex:dateUtc="2025-04-28T06:34:00Z"/>
  <w16cex:commentExtensible w16cex:durableId="4B97C7D7" w16cex:dateUtc="2025-04-28T07:49:00Z"/>
  <w16cex:commentExtensible w16cex:durableId="471DC5C6" w16cex:dateUtc="2025-04-28T07:52:00Z"/>
  <w16cex:commentExtensible w16cex:durableId="5E0484FD" w16cex:dateUtc="2025-04-28T08:11:00Z"/>
  <w16cex:commentExtensible w16cex:durableId="7A10EFDE" w16cex:dateUtc="2025-04-28T08:13:00Z"/>
  <w16cex:commentExtensible w16cex:durableId="7114F408" w16cex:dateUtc="2025-04-28T08:15:00Z"/>
  <w16cex:commentExtensible w16cex:durableId="77B2C3E8" w16cex:dateUtc="2025-04-28T08:15:00Z"/>
  <w16cex:commentExtensible w16cex:durableId="1D4D4D4E" w16cex:dateUtc="2025-04-28T08:18:00Z"/>
  <w16cex:commentExtensible w16cex:durableId="70E15D97" w16cex:dateUtc="2025-04-28T08:17:00Z"/>
  <w16cex:commentExtensible w16cex:durableId="387E15C0" w16cex:dateUtc="2025-04-28T08:21:00Z"/>
  <w16cex:commentExtensible w16cex:durableId="0238B518" w16cex:dateUtc="2025-04-28T08:24:00Z"/>
  <w16cex:commentExtensible w16cex:durableId="483AF2EB" w16cex:dateUtc="2025-04-28T08:26:00Z"/>
  <w16cex:commentExtensible w16cex:durableId="2CA27E50" w16cex:dateUtc="2025-04-28T08:28:00Z"/>
  <w16cex:commentExtensible w16cex:durableId="56129CE2" w16cex:dateUtc="2025-04-28T08:30:00Z"/>
  <w16cex:commentExtensible w16cex:durableId="255BBEA4" w16cex:dateUtc="2025-04-28T08:30:00Z"/>
  <w16cex:commentExtensible w16cex:durableId="3D868274" w16cex:dateUtc="2025-04-28T08:32:00Z"/>
  <w16cex:commentExtensible w16cex:durableId="0CCBFA71" w16cex:dateUtc="2025-04-28T08:52:00Z"/>
  <w16cex:commentExtensible w16cex:durableId="295DB057" w16cex:dateUtc="2025-04-28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59A06E4" w16cid:durableId="741DC6DC"/>
  <w16cid:commentId w16cid:paraId="2D1CBBCC" w16cid:durableId="6614F525"/>
  <w16cid:commentId w16cid:paraId="49E6A878" w16cid:durableId="298834C5"/>
  <w16cid:commentId w16cid:paraId="219C168E" w16cid:durableId="0BCE749D"/>
  <w16cid:commentId w16cid:paraId="254296B0" w16cid:durableId="4B70DD84"/>
  <w16cid:commentId w16cid:paraId="042EEE1C" w16cid:durableId="7A3BC77E"/>
  <w16cid:commentId w16cid:paraId="54E70200" w16cid:durableId="48B7FEC4"/>
  <w16cid:commentId w16cid:paraId="5E8A4145" w16cid:durableId="0049FBA7"/>
  <w16cid:commentId w16cid:paraId="79951BBC" w16cid:durableId="49A77CEC"/>
  <w16cid:commentId w16cid:paraId="45399604" w16cid:durableId="38276D3A"/>
  <w16cid:commentId w16cid:paraId="0BD5D2D2" w16cid:durableId="37347DA2"/>
  <w16cid:commentId w16cid:paraId="5FB3F1CA" w16cid:durableId="4B97C7D7"/>
  <w16cid:commentId w16cid:paraId="726B74CD" w16cid:durableId="471DC5C6"/>
  <w16cid:commentId w16cid:paraId="18CB4A9C" w16cid:durableId="5E0484FD"/>
  <w16cid:commentId w16cid:paraId="5EFDC8BB" w16cid:durableId="7A10EFDE"/>
  <w16cid:commentId w16cid:paraId="08AFDCBB" w16cid:durableId="7114F408"/>
  <w16cid:commentId w16cid:paraId="1F090FA8" w16cid:durableId="77B2C3E8"/>
  <w16cid:commentId w16cid:paraId="6758560F" w16cid:durableId="1D4D4D4E"/>
  <w16cid:commentId w16cid:paraId="2C20D644" w16cid:durableId="70E15D97"/>
  <w16cid:commentId w16cid:paraId="639FA7D5" w16cid:durableId="387E15C0"/>
  <w16cid:commentId w16cid:paraId="71CE15D6" w16cid:durableId="0238B518"/>
  <w16cid:commentId w16cid:paraId="51890D5D" w16cid:durableId="483AF2EB"/>
  <w16cid:commentId w16cid:paraId="3CE65D0C" w16cid:durableId="2CA27E50"/>
  <w16cid:commentId w16cid:paraId="158EDF5F" w16cid:durableId="56129CE2"/>
  <w16cid:commentId w16cid:paraId="6D245CF4" w16cid:durableId="255BBEA4"/>
  <w16cid:commentId w16cid:paraId="037310D2" w16cid:durableId="3D868274"/>
  <w16cid:commentId w16cid:paraId="3E8A626E" w16cid:durableId="0CCBFA71"/>
  <w16cid:commentId w16cid:paraId="30C38B89" w16cid:durableId="295DB0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E665D" w14:textId="77777777" w:rsidR="00DF6EE1" w:rsidRDefault="00DF6EE1" w:rsidP="00D454EA">
      <w:r>
        <w:separator/>
      </w:r>
    </w:p>
  </w:endnote>
  <w:endnote w:type="continuationSeparator" w:id="0">
    <w:p w14:paraId="4DE6C296" w14:textId="77777777" w:rsidR="00DF6EE1" w:rsidRDefault="00DF6EE1" w:rsidP="00D45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45EB6" w14:textId="77777777" w:rsidR="00D454EA" w:rsidRDefault="00D454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0AFBE" w14:textId="77777777" w:rsidR="00D454EA" w:rsidRDefault="00D454EA">
    <w:pPr>
      <w:pStyle w:val="Footer"/>
      <w:tabs>
        <w:tab w:val="clear" w:pos="4680"/>
        <w:tab w:val="clear" w:pos="9360"/>
      </w:tabs>
      <w:jc w:val="center"/>
      <w:rPr>
        <w:ins w:id="70" w:author="Anar Bold" w:date="2025-05-01T14:30:00Z" w16du:dateUtc="2025-05-01T12:30:00Z"/>
        <w:caps/>
        <w:noProof/>
        <w:color w:val="156082" w:themeColor="accent1"/>
      </w:rPr>
    </w:pPr>
    <w:ins w:id="71" w:author="Anar Bold" w:date="2025-05-01T14:30:00Z" w16du:dateUtc="2025-05-01T12:30:00Z">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ins>
  </w:p>
  <w:p w14:paraId="77405123" w14:textId="77777777" w:rsidR="00D454EA" w:rsidRDefault="00D454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32E69" w14:textId="77777777" w:rsidR="00D454EA" w:rsidRDefault="00D45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78B3D6" w14:textId="77777777" w:rsidR="00DF6EE1" w:rsidRDefault="00DF6EE1" w:rsidP="00D454EA">
      <w:r>
        <w:separator/>
      </w:r>
    </w:p>
  </w:footnote>
  <w:footnote w:type="continuationSeparator" w:id="0">
    <w:p w14:paraId="7C94E998" w14:textId="77777777" w:rsidR="00DF6EE1" w:rsidRDefault="00DF6EE1" w:rsidP="00D454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D8156" w14:textId="77777777" w:rsidR="00D454EA" w:rsidRDefault="00D454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B16D2" w14:textId="77777777" w:rsidR="00D454EA" w:rsidRDefault="00D454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BAED8" w14:textId="77777777" w:rsidR="00D454EA" w:rsidRDefault="00D454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44FD6"/>
    <w:multiLevelType w:val="multilevel"/>
    <w:tmpl w:val="55D8AF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26C24"/>
    <w:multiLevelType w:val="multilevel"/>
    <w:tmpl w:val="74EA9D4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94BAD"/>
    <w:multiLevelType w:val="multilevel"/>
    <w:tmpl w:val="FFE230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9265B09"/>
    <w:multiLevelType w:val="multilevel"/>
    <w:tmpl w:val="7638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456389"/>
    <w:multiLevelType w:val="multilevel"/>
    <w:tmpl w:val="A8B22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863558"/>
    <w:multiLevelType w:val="hybridMultilevel"/>
    <w:tmpl w:val="59C08F7A"/>
    <w:lvl w:ilvl="0" w:tplc="C37E4856">
      <w:start w:val="52"/>
      <w:numFmt w:val="bullet"/>
      <w:lvlText w:val=""/>
      <w:lvlJc w:val="left"/>
      <w:pPr>
        <w:ind w:left="720" w:hanging="360"/>
      </w:pPr>
      <w:rPr>
        <w:rFonts w:ascii="Symbol" w:eastAsia="Times New Roman"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611115"/>
    <w:multiLevelType w:val="hybridMultilevel"/>
    <w:tmpl w:val="6284FF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307100"/>
    <w:multiLevelType w:val="hybridMultilevel"/>
    <w:tmpl w:val="44D4E60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0D27D2"/>
    <w:multiLevelType w:val="multilevel"/>
    <w:tmpl w:val="BBD8C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915447">
    <w:abstractNumId w:val="0"/>
  </w:num>
  <w:num w:numId="2" w16cid:durableId="1118992498">
    <w:abstractNumId w:val="4"/>
  </w:num>
  <w:num w:numId="3" w16cid:durableId="1406299643">
    <w:abstractNumId w:val="1"/>
  </w:num>
  <w:num w:numId="4" w16cid:durableId="1996107166">
    <w:abstractNumId w:val="3"/>
  </w:num>
  <w:num w:numId="5" w16cid:durableId="186985266">
    <w:abstractNumId w:val="5"/>
  </w:num>
  <w:num w:numId="6" w16cid:durableId="1015763677">
    <w:abstractNumId w:val="2"/>
  </w:num>
  <w:num w:numId="7" w16cid:durableId="353045885">
    <w:abstractNumId w:val="7"/>
  </w:num>
  <w:num w:numId="8" w16cid:durableId="1894804658">
    <w:abstractNumId w:val="6"/>
  </w:num>
  <w:num w:numId="9" w16cid:durableId="363099961">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 G">
    <w15:presenceInfo w15:providerId="Windows Live" w15:userId="12ab4d9094d271fd"/>
  </w15:person>
  <w15:person w15:author="Christian Pröbsting">
    <w15:presenceInfo w15:providerId="AD" w15:userId="S::christian.probsting@kuleuven.be::61b36d15-7081-4ec4-b76b-fb9ea867a826"/>
  </w15:person>
  <w15:person w15:author="Anar Bold">
    <w15:presenceInfo w15:providerId="Windows Live" w15:userId="4c93e5ed634b1d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F3D"/>
    <w:rsid w:val="00035349"/>
    <w:rsid w:val="00042181"/>
    <w:rsid w:val="0004696B"/>
    <w:rsid w:val="00055F3D"/>
    <w:rsid w:val="0008628F"/>
    <w:rsid w:val="00090392"/>
    <w:rsid w:val="000925C4"/>
    <w:rsid w:val="000B0B66"/>
    <w:rsid w:val="000C51EF"/>
    <w:rsid w:val="000D253B"/>
    <w:rsid w:val="00132079"/>
    <w:rsid w:val="001347FF"/>
    <w:rsid w:val="001372F7"/>
    <w:rsid w:val="00165C27"/>
    <w:rsid w:val="00177439"/>
    <w:rsid w:val="0018414A"/>
    <w:rsid w:val="001968F5"/>
    <w:rsid w:val="00197084"/>
    <w:rsid w:val="001A00DC"/>
    <w:rsid w:val="001B190B"/>
    <w:rsid w:val="001B6CAF"/>
    <w:rsid w:val="001B758D"/>
    <w:rsid w:val="001C4BB6"/>
    <w:rsid w:val="001D3D2E"/>
    <w:rsid w:val="001F42F7"/>
    <w:rsid w:val="002025A9"/>
    <w:rsid w:val="0021001D"/>
    <w:rsid w:val="002206A9"/>
    <w:rsid w:val="00233CF6"/>
    <w:rsid w:val="00292D5A"/>
    <w:rsid w:val="002A6319"/>
    <w:rsid w:val="002C5367"/>
    <w:rsid w:val="0030340B"/>
    <w:rsid w:val="00330B9C"/>
    <w:rsid w:val="00353558"/>
    <w:rsid w:val="00353EF2"/>
    <w:rsid w:val="00354AEC"/>
    <w:rsid w:val="00364749"/>
    <w:rsid w:val="003758D3"/>
    <w:rsid w:val="00392CEE"/>
    <w:rsid w:val="003A4F9F"/>
    <w:rsid w:val="003B1365"/>
    <w:rsid w:val="003C71B5"/>
    <w:rsid w:val="003D55F4"/>
    <w:rsid w:val="003E1952"/>
    <w:rsid w:val="003E331F"/>
    <w:rsid w:val="00405DFC"/>
    <w:rsid w:val="004076F4"/>
    <w:rsid w:val="00412B08"/>
    <w:rsid w:val="00415056"/>
    <w:rsid w:val="00415FD1"/>
    <w:rsid w:val="00420447"/>
    <w:rsid w:val="00427648"/>
    <w:rsid w:val="00430023"/>
    <w:rsid w:val="00431FF0"/>
    <w:rsid w:val="0044240C"/>
    <w:rsid w:val="004547CE"/>
    <w:rsid w:val="00460E7D"/>
    <w:rsid w:val="00461D29"/>
    <w:rsid w:val="00473DF2"/>
    <w:rsid w:val="004754E5"/>
    <w:rsid w:val="00484F38"/>
    <w:rsid w:val="00493B60"/>
    <w:rsid w:val="00496B34"/>
    <w:rsid w:val="004B7885"/>
    <w:rsid w:val="004D4827"/>
    <w:rsid w:val="004E4150"/>
    <w:rsid w:val="004E7BEA"/>
    <w:rsid w:val="004E7F85"/>
    <w:rsid w:val="005068E8"/>
    <w:rsid w:val="00512967"/>
    <w:rsid w:val="005216DE"/>
    <w:rsid w:val="005332E6"/>
    <w:rsid w:val="00534262"/>
    <w:rsid w:val="00541D08"/>
    <w:rsid w:val="00550FCF"/>
    <w:rsid w:val="00555885"/>
    <w:rsid w:val="00565DD4"/>
    <w:rsid w:val="0057283A"/>
    <w:rsid w:val="00577886"/>
    <w:rsid w:val="00593BFC"/>
    <w:rsid w:val="005A470D"/>
    <w:rsid w:val="005B35ED"/>
    <w:rsid w:val="005C1888"/>
    <w:rsid w:val="005C5C85"/>
    <w:rsid w:val="005D7A21"/>
    <w:rsid w:val="005E55BC"/>
    <w:rsid w:val="00612044"/>
    <w:rsid w:val="00625633"/>
    <w:rsid w:val="006401C6"/>
    <w:rsid w:val="00644BD8"/>
    <w:rsid w:val="0064726F"/>
    <w:rsid w:val="00651EF2"/>
    <w:rsid w:val="006612FA"/>
    <w:rsid w:val="00670C87"/>
    <w:rsid w:val="0068439D"/>
    <w:rsid w:val="006A4787"/>
    <w:rsid w:val="006A52AA"/>
    <w:rsid w:val="006C7D87"/>
    <w:rsid w:val="006D45C5"/>
    <w:rsid w:val="006D783C"/>
    <w:rsid w:val="006E1E10"/>
    <w:rsid w:val="006E6A07"/>
    <w:rsid w:val="006F4343"/>
    <w:rsid w:val="0070145E"/>
    <w:rsid w:val="00707B83"/>
    <w:rsid w:val="00743E54"/>
    <w:rsid w:val="00744548"/>
    <w:rsid w:val="00755DE2"/>
    <w:rsid w:val="00784EF5"/>
    <w:rsid w:val="00792000"/>
    <w:rsid w:val="007A1C21"/>
    <w:rsid w:val="007D04B4"/>
    <w:rsid w:val="007F4985"/>
    <w:rsid w:val="007F5E0D"/>
    <w:rsid w:val="007F6E04"/>
    <w:rsid w:val="00811F6B"/>
    <w:rsid w:val="00817ECE"/>
    <w:rsid w:val="0082311E"/>
    <w:rsid w:val="00827175"/>
    <w:rsid w:val="00834992"/>
    <w:rsid w:val="00837B44"/>
    <w:rsid w:val="00844E90"/>
    <w:rsid w:val="00873E4D"/>
    <w:rsid w:val="00883B62"/>
    <w:rsid w:val="008A2091"/>
    <w:rsid w:val="008B5BA6"/>
    <w:rsid w:val="008D55E3"/>
    <w:rsid w:val="008E773B"/>
    <w:rsid w:val="008E7EE6"/>
    <w:rsid w:val="00917BB0"/>
    <w:rsid w:val="00927A7D"/>
    <w:rsid w:val="00946C61"/>
    <w:rsid w:val="0097093E"/>
    <w:rsid w:val="009B6F1F"/>
    <w:rsid w:val="009E028C"/>
    <w:rsid w:val="009E0459"/>
    <w:rsid w:val="00A43AE3"/>
    <w:rsid w:val="00A44B39"/>
    <w:rsid w:val="00A5767A"/>
    <w:rsid w:val="00A60410"/>
    <w:rsid w:val="00A86B4C"/>
    <w:rsid w:val="00AB3A31"/>
    <w:rsid w:val="00AB5595"/>
    <w:rsid w:val="00AC6B23"/>
    <w:rsid w:val="00B01FED"/>
    <w:rsid w:val="00B109B3"/>
    <w:rsid w:val="00B304E1"/>
    <w:rsid w:val="00B31FF4"/>
    <w:rsid w:val="00B546FE"/>
    <w:rsid w:val="00B67166"/>
    <w:rsid w:val="00B70B2C"/>
    <w:rsid w:val="00B75FA8"/>
    <w:rsid w:val="00B8384E"/>
    <w:rsid w:val="00BA4C5D"/>
    <w:rsid w:val="00BB14AB"/>
    <w:rsid w:val="00BC258A"/>
    <w:rsid w:val="00BD1E22"/>
    <w:rsid w:val="00BE34DB"/>
    <w:rsid w:val="00C145BC"/>
    <w:rsid w:val="00C16F14"/>
    <w:rsid w:val="00C5004F"/>
    <w:rsid w:val="00C5351A"/>
    <w:rsid w:val="00C55EFF"/>
    <w:rsid w:val="00C77687"/>
    <w:rsid w:val="00C9129C"/>
    <w:rsid w:val="00C95A1D"/>
    <w:rsid w:val="00CA3E94"/>
    <w:rsid w:val="00CA3E9F"/>
    <w:rsid w:val="00CA723B"/>
    <w:rsid w:val="00CC019E"/>
    <w:rsid w:val="00CF15F9"/>
    <w:rsid w:val="00CF4276"/>
    <w:rsid w:val="00D25B02"/>
    <w:rsid w:val="00D35FFB"/>
    <w:rsid w:val="00D454EA"/>
    <w:rsid w:val="00D5200C"/>
    <w:rsid w:val="00D56A22"/>
    <w:rsid w:val="00D571EF"/>
    <w:rsid w:val="00D63659"/>
    <w:rsid w:val="00D63C2A"/>
    <w:rsid w:val="00D76978"/>
    <w:rsid w:val="00D80927"/>
    <w:rsid w:val="00D97EDF"/>
    <w:rsid w:val="00DB4278"/>
    <w:rsid w:val="00DB70CD"/>
    <w:rsid w:val="00DF5C3F"/>
    <w:rsid w:val="00DF6EE1"/>
    <w:rsid w:val="00E0401E"/>
    <w:rsid w:val="00E06DD2"/>
    <w:rsid w:val="00E07E7B"/>
    <w:rsid w:val="00E14BED"/>
    <w:rsid w:val="00E3341F"/>
    <w:rsid w:val="00E435B7"/>
    <w:rsid w:val="00E534F1"/>
    <w:rsid w:val="00E85EE8"/>
    <w:rsid w:val="00E91DA4"/>
    <w:rsid w:val="00E91DC7"/>
    <w:rsid w:val="00EA1EA8"/>
    <w:rsid w:val="00EB1D6F"/>
    <w:rsid w:val="00EB50A4"/>
    <w:rsid w:val="00ED6010"/>
    <w:rsid w:val="00EE7BEB"/>
    <w:rsid w:val="00EF0B5D"/>
    <w:rsid w:val="00EF7E82"/>
    <w:rsid w:val="00F13E84"/>
    <w:rsid w:val="00F16029"/>
    <w:rsid w:val="00F24320"/>
    <w:rsid w:val="00F5709B"/>
    <w:rsid w:val="00F8732A"/>
    <w:rsid w:val="00F96217"/>
    <w:rsid w:val="00F96B80"/>
    <w:rsid w:val="00FA275C"/>
    <w:rsid w:val="00FA455D"/>
    <w:rsid w:val="00FB1797"/>
    <w:rsid w:val="00FC0E4A"/>
    <w:rsid w:val="00FC67CC"/>
    <w:rsid w:val="00FD2B93"/>
    <w:rsid w:val="00FE25C4"/>
    <w:rsid w:val="00FE25DD"/>
    <w:rsid w:val="00FF6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AB6C5"/>
  <w15:chartTrackingRefBased/>
  <w15:docId w15:val="{1B4BCE6D-3C8A-4301-A6E0-EEBA301BA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1B5"/>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5F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5F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5F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5F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5F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F3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F3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F3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F3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F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5F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5F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5F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5F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F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F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F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F3D"/>
    <w:rPr>
      <w:rFonts w:eastAsiaTheme="majorEastAsia" w:cstheme="majorBidi"/>
      <w:color w:val="272727" w:themeColor="text1" w:themeTint="D8"/>
    </w:rPr>
  </w:style>
  <w:style w:type="paragraph" w:styleId="Title">
    <w:name w:val="Title"/>
    <w:basedOn w:val="Normal"/>
    <w:next w:val="Normal"/>
    <w:link w:val="TitleChar"/>
    <w:uiPriority w:val="10"/>
    <w:qFormat/>
    <w:rsid w:val="00055F3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F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F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F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F3D"/>
    <w:pPr>
      <w:spacing w:before="160"/>
      <w:jc w:val="center"/>
    </w:pPr>
    <w:rPr>
      <w:i/>
      <w:iCs/>
      <w:color w:val="404040" w:themeColor="text1" w:themeTint="BF"/>
    </w:rPr>
  </w:style>
  <w:style w:type="character" w:customStyle="1" w:styleId="QuoteChar">
    <w:name w:val="Quote Char"/>
    <w:basedOn w:val="DefaultParagraphFont"/>
    <w:link w:val="Quote"/>
    <w:uiPriority w:val="29"/>
    <w:rsid w:val="00055F3D"/>
    <w:rPr>
      <w:i/>
      <w:iCs/>
      <w:color w:val="404040" w:themeColor="text1" w:themeTint="BF"/>
    </w:rPr>
  </w:style>
  <w:style w:type="paragraph" w:styleId="ListParagraph">
    <w:name w:val="List Paragraph"/>
    <w:basedOn w:val="Normal"/>
    <w:uiPriority w:val="34"/>
    <w:qFormat/>
    <w:rsid w:val="00055F3D"/>
    <w:pPr>
      <w:ind w:left="720"/>
      <w:contextualSpacing/>
    </w:pPr>
  </w:style>
  <w:style w:type="character" w:styleId="IntenseEmphasis">
    <w:name w:val="Intense Emphasis"/>
    <w:basedOn w:val="DefaultParagraphFont"/>
    <w:uiPriority w:val="21"/>
    <w:qFormat/>
    <w:rsid w:val="00055F3D"/>
    <w:rPr>
      <w:i/>
      <w:iCs/>
      <w:color w:val="0F4761" w:themeColor="accent1" w:themeShade="BF"/>
    </w:rPr>
  </w:style>
  <w:style w:type="paragraph" w:styleId="IntenseQuote">
    <w:name w:val="Intense Quote"/>
    <w:basedOn w:val="Normal"/>
    <w:next w:val="Normal"/>
    <w:link w:val="IntenseQuoteChar"/>
    <w:uiPriority w:val="30"/>
    <w:qFormat/>
    <w:rsid w:val="00055F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F3D"/>
    <w:rPr>
      <w:i/>
      <w:iCs/>
      <w:color w:val="0F4761" w:themeColor="accent1" w:themeShade="BF"/>
    </w:rPr>
  </w:style>
  <w:style w:type="character" w:styleId="IntenseReference">
    <w:name w:val="Intense Reference"/>
    <w:basedOn w:val="DefaultParagraphFont"/>
    <w:uiPriority w:val="32"/>
    <w:qFormat/>
    <w:rsid w:val="00055F3D"/>
    <w:rPr>
      <w:b/>
      <w:bCs/>
      <w:smallCaps/>
      <w:color w:val="0F4761" w:themeColor="accent1" w:themeShade="BF"/>
      <w:spacing w:val="5"/>
    </w:rPr>
  </w:style>
  <w:style w:type="paragraph" w:styleId="NormalWeb">
    <w:name w:val="Normal (Web)"/>
    <w:basedOn w:val="Normal"/>
    <w:uiPriority w:val="99"/>
    <w:unhideWhenUsed/>
    <w:rsid w:val="007A1C21"/>
    <w:pPr>
      <w:spacing w:before="100" w:beforeAutospacing="1" w:after="100" w:afterAutospacing="1"/>
    </w:pPr>
  </w:style>
  <w:style w:type="character" w:styleId="Strong">
    <w:name w:val="Strong"/>
    <w:basedOn w:val="DefaultParagraphFont"/>
    <w:uiPriority w:val="22"/>
    <w:qFormat/>
    <w:rsid w:val="007A1C21"/>
    <w:rPr>
      <w:b/>
      <w:bCs/>
    </w:rPr>
  </w:style>
  <w:style w:type="character" w:customStyle="1" w:styleId="katex-mathml">
    <w:name w:val="katex-mathml"/>
    <w:basedOn w:val="DefaultParagraphFont"/>
    <w:rsid w:val="002C5367"/>
  </w:style>
  <w:style w:type="character" w:customStyle="1" w:styleId="mord">
    <w:name w:val="mord"/>
    <w:basedOn w:val="DefaultParagraphFont"/>
    <w:rsid w:val="002C5367"/>
  </w:style>
  <w:style w:type="character" w:customStyle="1" w:styleId="mspace">
    <w:name w:val="mspace"/>
    <w:basedOn w:val="DefaultParagraphFont"/>
    <w:rsid w:val="002C5367"/>
  </w:style>
  <w:style w:type="character" w:customStyle="1" w:styleId="mrel">
    <w:name w:val="mrel"/>
    <w:basedOn w:val="DefaultParagraphFont"/>
    <w:rsid w:val="002C5367"/>
  </w:style>
  <w:style w:type="character" w:customStyle="1" w:styleId="mbin">
    <w:name w:val="mbin"/>
    <w:basedOn w:val="DefaultParagraphFont"/>
    <w:rsid w:val="002C5367"/>
  </w:style>
  <w:style w:type="character" w:customStyle="1" w:styleId="bg-red-100">
    <w:name w:val="bg-red-100"/>
    <w:basedOn w:val="DefaultParagraphFont"/>
    <w:rsid w:val="00E3341F"/>
  </w:style>
  <w:style w:type="character" w:customStyle="1" w:styleId="override-strong-colory6grp1">
    <w:name w:val="_override-strong-color_y6grp_1"/>
    <w:basedOn w:val="DefaultParagraphFont"/>
    <w:rsid w:val="00E3341F"/>
  </w:style>
  <w:style w:type="table" w:styleId="TableGrid">
    <w:name w:val="Table Grid"/>
    <w:basedOn w:val="TableNormal"/>
    <w:uiPriority w:val="39"/>
    <w:rsid w:val="000D2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D253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1B758D"/>
    <w:rPr>
      <w:sz w:val="16"/>
      <w:szCs w:val="16"/>
    </w:rPr>
  </w:style>
  <w:style w:type="paragraph" w:styleId="CommentText">
    <w:name w:val="annotation text"/>
    <w:basedOn w:val="Normal"/>
    <w:link w:val="CommentTextChar"/>
    <w:uiPriority w:val="99"/>
    <w:semiHidden/>
    <w:unhideWhenUsed/>
    <w:rsid w:val="001B758D"/>
    <w:rPr>
      <w:sz w:val="20"/>
      <w:szCs w:val="20"/>
    </w:rPr>
  </w:style>
  <w:style w:type="character" w:customStyle="1" w:styleId="CommentTextChar">
    <w:name w:val="Comment Text Char"/>
    <w:basedOn w:val="DefaultParagraphFont"/>
    <w:link w:val="CommentText"/>
    <w:uiPriority w:val="99"/>
    <w:semiHidden/>
    <w:rsid w:val="001B758D"/>
    <w:rPr>
      <w:sz w:val="20"/>
      <w:szCs w:val="20"/>
    </w:rPr>
  </w:style>
  <w:style w:type="paragraph" w:styleId="CommentSubject">
    <w:name w:val="annotation subject"/>
    <w:basedOn w:val="CommentText"/>
    <w:next w:val="CommentText"/>
    <w:link w:val="CommentSubjectChar"/>
    <w:uiPriority w:val="99"/>
    <w:semiHidden/>
    <w:unhideWhenUsed/>
    <w:rsid w:val="001B758D"/>
    <w:rPr>
      <w:b/>
      <w:bCs/>
    </w:rPr>
  </w:style>
  <w:style w:type="character" w:customStyle="1" w:styleId="CommentSubjectChar">
    <w:name w:val="Comment Subject Char"/>
    <w:basedOn w:val="CommentTextChar"/>
    <w:link w:val="CommentSubject"/>
    <w:uiPriority w:val="99"/>
    <w:semiHidden/>
    <w:rsid w:val="001B758D"/>
    <w:rPr>
      <w:b/>
      <w:bCs/>
      <w:sz w:val="20"/>
      <w:szCs w:val="20"/>
    </w:rPr>
  </w:style>
  <w:style w:type="table" w:styleId="GridTable1Light">
    <w:name w:val="Grid Table 1 Light"/>
    <w:basedOn w:val="TableNormal"/>
    <w:uiPriority w:val="46"/>
    <w:rsid w:val="00844E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844E90"/>
    <w:rPr>
      <w:i/>
      <w:iCs/>
    </w:rPr>
  </w:style>
  <w:style w:type="character" w:customStyle="1" w:styleId="overflow-hidden">
    <w:name w:val="overflow-hidden"/>
    <w:basedOn w:val="DefaultParagraphFont"/>
    <w:rsid w:val="00743E54"/>
  </w:style>
  <w:style w:type="character" w:customStyle="1" w:styleId="flex-grow">
    <w:name w:val="flex-grow"/>
    <w:basedOn w:val="DefaultParagraphFont"/>
    <w:rsid w:val="00644BD8"/>
  </w:style>
  <w:style w:type="paragraph" w:styleId="Caption">
    <w:name w:val="caption"/>
    <w:basedOn w:val="Normal"/>
    <w:next w:val="Normal"/>
    <w:uiPriority w:val="35"/>
    <w:unhideWhenUsed/>
    <w:qFormat/>
    <w:rsid w:val="0082311E"/>
    <w:pPr>
      <w:spacing w:after="200"/>
    </w:pPr>
    <w:rPr>
      <w:i/>
      <w:iCs/>
      <w:color w:val="0E2841" w:themeColor="text2"/>
      <w:sz w:val="18"/>
      <w:szCs w:val="18"/>
    </w:rPr>
  </w:style>
  <w:style w:type="character" w:styleId="HTMLCode">
    <w:name w:val="HTML Code"/>
    <w:basedOn w:val="DefaultParagraphFont"/>
    <w:uiPriority w:val="99"/>
    <w:semiHidden/>
    <w:unhideWhenUsed/>
    <w:rsid w:val="005E55BC"/>
    <w:rPr>
      <w:rFonts w:ascii="Courier New" w:eastAsia="Times New Roman" w:hAnsi="Courier New" w:cs="Courier New"/>
      <w:sz w:val="20"/>
      <w:szCs w:val="20"/>
    </w:rPr>
  </w:style>
  <w:style w:type="table" w:styleId="TableGridLight">
    <w:name w:val="Grid Table Light"/>
    <w:basedOn w:val="TableNormal"/>
    <w:uiPriority w:val="40"/>
    <w:rsid w:val="003B13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vlist-s">
    <w:name w:val="vlist-s"/>
    <w:basedOn w:val="DefaultParagraphFont"/>
    <w:rsid w:val="00C77687"/>
  </w:style>
  <w:style w:type="character" w:customStyle="1" w:styleId="mop">
    <w:name w:val="mop"/>
    <w:basedOn w:val="DefaultParagraphFont"/>
    <w:rsid w:val="00C77687"/>
  </w:style>
  <w:style w:type="character" w:customStyle="1" w:styleId="mopen">
    <w:name w:val="mopen"/>
    <w:basedOn w:val="DefaultParagraphFont"/>
    <w:rsid w:val="00C77687"/>
  </w:style>
  <w:style w:type="character" w:customStyle="1" w:styleId="mclose">
    <w:name w:val="mclose"/>
    <w:basedOn w:val="DefaultParagraphFont"/>
    <w:rsid w:val="00C77687"/>
  </w:style>
  <w:style w:type="character" w:styleId="PlaceholderText">
    <w:name w:val="Placeholder Text"/>
    <w:basedOn w:val="DefaultParagraphFont"/>
    <w:uiPriority w:val="99"/>
    <w:semiHidden/>
    <w:rsid w:val="00817ECE"/>
    <w:rPr>
      <w:color w:val="666666"/>
    </w:rPr>
  </w:style>
  <w:style w:type="character" w:customStyle="1" w:styleId="minner">
    <w:name w:val="minner"/>
    <w:basedOn w:val="DefaultParagraphFont"/>
    <w:rsid w:val="00AC6B23"/>
  </w:style>
  <w:style w:type="paragraph" w:styleId="Revision">
    <w:name w:val="Revision"/>
    <w:hidden/>
    <w:uiPriority w:val="99"/>
    <w:semiHidden/>
    <w:rsid w:val="00330B9C"/>
    <w:pPr>
      <w:spacing w:after="0"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D454EA"/>
    <w:pPr>
      <w:tabs>
        <w:tab w:val="center" w:pos="4680"/>
        <w:tab w:val="right" w:pos="9360"/>
      </w:tabs>
    </w:pPr>
  </w:style>
  <w:style w:type="character" w:customStyle="1" w:styleId="HeaderChar">
    <w:name w:val="Header Char"/>
    <w:basedOn w:val="DefaultParagraphFont"/>
    <w:link w:val="Header"/>
    <w:uiPriority w:val="99"/>
    <w:rsid w:val="00D454EA"/>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454EA"/>
    <w:pPr>
      <w:tabs>
        <w:tab w:val="center" w:pos="4680"/>
        <w:tab w:val="right" w:pos="9360"/>
      </w:tabs>
    </w:pPr>
  </w:style>
  <w:style w:type="character" w:customStyle="1" w:styleId="FooterChar">
    <w:name w:val="Footer Char"/>
    <w:basedOn w:val="DefaultParagraphFont"/>
    <w:link w:val="Footer"/>
    <w:uiPriority w:val="99"/>
    <w:rsid w:val="00D454EA"/>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23583">
      <w:bodyDiv w:val="1"/>
      <w:marLeft w:val="0"/>
      <w:marRight w:val="0"/>
      <w:marTop w:val="0"/>
      <w:marBottom w:val="0"/>
      <w:divBdr>
        <w:top w:val="none" w:sz="0" w:space="0" w:color="auto"/>
        <w:left w:val="none" w:sz="0" w:space="0" w:color="auto"/>
        <w:bottom w:val="none" w:sz="0" w:space="0" w:color="auto"/>
        <w:right w:val="none" w:sz="0" w:space="0" w:color="auto"/>
      </w:divBdr>
    </w:div>
    <w:div w:id="14575370">
      <w:bodyDiv w:val="1"/>
      <w:marLeft w:val="0"/>
      <w:marRight w:val="0"/>
      <w:marTop w:val="0"/>
      <w:marBottom w:val="0"/>
      <w:divBdr>
        <w:top w:val="none" w:sz="0" w:space="0" w:color="auto"/>
        <w:left w:val="none" w:sz="0" w:space="0" w:color="auto"/>
        <w:bottom w:val="none" w:sz="0" w:space="0" w:color="auto"/>
        <w:right w:val="none" w:sz="0" w:space="0" w:color="auto"/>
      </w:divBdr>
      <w:divsChild>
        <w:div w:id="144789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964">
      <w:bodyDiv w:val="1"/>
      <w:marLeft w:val="0"/>
      <w:marRight w:val="0"/>
      <w:marTop w:val="0"/>
      <w:marBottom w:val="0"/>
      <w:divBdr>
        <w:top w:val="none" w:sz="0" w:space="0" w:color="auto"/>
        <w:left w:val="none" w:sz="0" w:space="0" w:color="auto"/>
        <w:bottom w:val="none" w:sz="0" w:space="0" w:color="auto"/>
        <w:right w:val="none" w:sz="0" w:space="0" w:color="auto"/>
      </w:divBdr>
    </w:div>
    <w:div w:id="34886943">
      <w:bodyDiv w:val="1"/>
      <w:marLeft w:val="0"/>
      <w:marRight w:val="0"/>
      <w:marTop w:val="0"/>
      <w:marBottom w:val="0"/>
      <w:divBdr>
        <w:top w:val="none" w:sz="0" w:space="0" w:color="auto"/>
        <w:left w:val="none" w:sz="0" w:space="0" w:color="auto"/>
        <w:bottom w:val="none" w:sz="0" w:space="0" w:color="auto"/>
        <w:right w:val="none" w:sz="0" w:space="0" w:color="auto"/>
      </w:divBdr>
      <w:divsChild>
        <w:div w:id="867988702">
          <w:marLeft w:val="0"/>
          <w:marRight w:val="0"/>
          <w:marTop w:val="0"/>
          <w:marBottom w:val="0"/>
          <w:divBdr>
            <w:top w:val="none" w:sz="0" w:space="0" w:color="auto"/>
            <w:left w:val="none" w:sz="0" w:space="0" w:color="auto"/>
            <w:bottom w:val="none" w:sz="0" w:space="0" w:color="auto"/>
            <w:right w:val="none" w:sz="0" w:space="0" w:color="auto"/>
          </w:divBdr>
          <w:divsChild>
            <w:div w:id="112604751">
              <w:marLeft w:val="0"/>
              <w:marRight w:val="0"/>
              <w:marTop w:val="0"/>
              <w:marBottom w:val="0"/>
              <w:divBdr>
                <w:top w:val="none" w:sz="0" w:space="0" w:color="auto"/>
                <w:left w:val="none" w:sz="0" w:space="0" w:color="auto"/>
                <w:bottom w:val="none" w:sz="0" w:space="0" w:color="auto"/>
                <w:right w:val="none" w:sz="0" w:space="0" w:color="auto"/>
              </w:divBdr>
            </w:div>
            <w:div w:id="236978959">
              <w:marLeft w:val="0"/>
              <w:marRight w:val="0"/>
              <w:marTop w:val="0"/>
              <w:marBottom w:val="0"/>
              <w:divBdr>
                <w:top w:val="none" w:sz="0" w:space="0" w:color="auto"/>
                <w:left w:val="none" w:sz="0" w:space="0" w:color="auto"/>
                <w:bottom w:val="none" w:sz="0" w:space="0" w:color="auto"/>
                <w:right w:val="none" w:sz="0" w:space="0" w:color="auto"/>
              </w:divBdr>
            </w:div>
            <w:div w:id="339743896">
              <w:marLeft w:val="0"/>
              <w:marRight w:val="0"/>
              <w:marTop w:val="0"/>
              <w:marBottom w:val="0"/>
              <w:divBdr>
                <w:top w:val="none" w:sz="0" w:space="0" w:color="auto"/>
                <w:left w:val="none" w:sz="0" w:space="0" w:color="auto"/>
                <w:bottom w:val="none" w:sz="0" w:space="0" w:color="auto"/>
                <w:right w:val="none" w:sz="0" w:space="0" w:color="auto"/>
              </w:divBdr>
            </w:div>
            <w:div w:id="570236988">
              <w:marLeft w:val="0"/>
              <w:marRight w:val="0"/>
              <w:marTop w:val="0"/>
              <w:marBottom w:val="0"/>
              <w:divBdr>
                <w:top w:val="none" w:sz="0" w:space="0" w:color="auto"/>
                <w:left w:val="none" w:sz="0" w:space="0" w:color="auto"/>
                <w:bottom w:val="none" w:sz="0" w:space="0" w:color="auto"/>
                <w:right w:val="none" w:sz="0" w:space="0" w:color="auto"/>
              </w:divBdr>
            </w:div>
            <w:div w:id="585915928">
              <w:marLeft w:val="0"/>
              <w:marRight w:val="0"/>
              <w:marTop w:val="0"/>
              <w:marBottom w:val="0"/>
              <w:divBdr>
                <w:top w:val="none" w:sz="0" w:space="0" w:color="auto"/>
                <w:left w:val="none" w:sz="0" w:space="0" w:color="auto"/>
                <w:bottom w:val="none" w:sz="0" w:space="0" w:color="auto"/>
                <w:right w:val="none" w:sz="0" w:space="0" w:color="auto"/>
              </w:divBdr>
            </w:div>
            <w:div w:id="611014853">
              <w:marLeft w:val="0"/>
              <w:marRight w:val="0"/>
              <w:marTop w:val="0"/>
              <w:marBottom w:val="0"/>
              <w:divBdr>
                <w:top w:val="none" w:sz="0" w:space="0" w:color="auto"/>
                <w:left w:val="none" w:sz="0" w:space="0" w:color="auto"/>
                <w:bottom w:val="none" w:sz="0" w:space="0" w:color="auto"/>
                <w:right w:val="none" w:sz="0" w:space="0" w:color="auto"/>
              </w:divBdr>
            </w:div>
            <w:div w:id="801659276">
              <w:marLeft w:val="0"/>
              <w:marRight w:val="0"/>
              <w:marTop w:val="0"/>
              <w:marBottom w:val="0"/>
              <w:divBdr>
                <w:top w:val="none" w:sz="0" w:space="0" w:color="auto"/>
                <w:left w:val="none" w:sz="0" w:space="0" w:color="auto"/>
                <w:bottom w:val="none" w:sz="0" w:space="0" w:color="auto"/>
                <w:right w:val="none" w:sz="0" w:space="0" w:color="auto"/>
              </w:divBdr>
            </w:div>
            <w:div w:id="1010909702">
              <w:marLeft w:val="0"/>
              <w:marRight w:val="0"/>
              <w:marTop w:val="0"/>
              <w:marBottom w:val="0"/>
              <w:divBdr>
                <w:top w:val="none" w:sz="0" w:space="0" w:color="auto"/>
                <w:left w:val="none" w:sz="0" w:space="0" w:color="auto"/>
                <w:bottom w:val="none" w:sz="0" w:space="0" w:color="auto"/>
                <w:right w:val="none" w:sz="0" w:space="0" w:color="auto"/>
              </w:divBdr>
            </w:div>
            <w:div w:id="1282112308">
              <w:marLeft w:val="0"/>
              <w:marRight w:val="0"/>
              <w:marTop w:val="0"/>
              <w:marBottom w:val="0"/>
              <w:divBdr>
                <w:top w:val="none" w:sz="0" w:space="0" w:color="auto"/>
                <w:left w:val="none" w:sz="0" w:space="0" w:color="auto"/>
                <w:bottom w:val="none" w:sz="0" w:space="0" w:color="auto"/>
                <w:right w:val="none" w:sz="0" w:space="0" w:color="auto"/>
              </w:divBdr>
            </w:div>
            <w:div w:id="1395926660">
              <w:marLeft w:val="0"/>
              <w:marRight w:val="0"/>
              <w:marTop w:val="0"/>
              <w:marBottom w:val="0"/>
              <w:divBdr>
                <w:top w:val="none" w:sz="0" w:space="0" w:color="auto"/>
                <w:left w:val="none" w:sz="0" w:space="0" w:color="auto"/>
                <w:bottom w:val="none" w:sz="0" w:space="0" w:color="auto"/>
                <w:right w:val="none" w:sz="0" w:space="0" w:color="auto"/>
              </w:divBdr>
            </w:div>
            <w:div w:id="1525553388">
              <w:marLeft w:val="0"/>
              <w:marRight w:val="0"/>
              <w:marTop w:val="0"/>
              <w:marBottom w:val="0"/>
              <w:divBdr>
                <w:top w:val="none" w:sz="0" w:space="0" w:color="auto"/>
                <w:left w:val="none" w:sz="0" w:space="0" w:color="auto"/>
                <w:bottom w:val="none" w:sz="0" w:space="0" w:color="auto"/>
                <w:right w:val="none" w:sz="0" w:space="0" w:color="auto"/>
              </w:divBdr>
            </w:div>
            <w:div w:id="1526482464">
              <w:marLeft w:val="0"/>
              <w:marRight w:val="0"/>
              <w:marTop w:val="0"/>
              <w:marBottom w:val="0"/>
              <w:divBdr>
                <w:top w:val="none" w:sz="0" w:space="0" w:color="auto"/>
                <w:left w:val="none" w:sz="0" w:space="0" w:color="auto"/>
                <w:bottom w:val="none" w:sz="0" w:space="0" w:color="auto"/>
                <w:right w:val="none" w:sz="0" w:space="0" w:color="auto"/>
              </w:divBdr>
            </w:div>
            <w:div w:id="1526673614">
              <w:marLeft w:val="0"/>
              <w:marRight w:val="0"/>
              <w:marTop w:val="0"/>
              <w:marBottom w:val="0"/>
              <w:divBdr>
                <w:top w:val="none" w:sz="0" w:space="0" w:color="auto"/>
                <w:left w:val="none" w:sz="0" w:space="0" w:color="auto"/>
                <w:bottom w:val="none" w:sz="0" w:space="0" w:color="auto"/>
                <w:right w:val="none" w:sz="0" w:space="0" w:color="auto"/>
              </w:divBdr>
            </w:div>
            <w:div w:id="1640456642">
              <w:marLeft w:val="0"/>
              <w:marRight w:val="0"/>
              <w:marTop w:val="0"/>
              <w:marBottom w:val="0"/>
              <w:divBdr>
                <w:top w:val="none" w:sz="0" w:space="0" w:color="auto"/>
                <w:left w:val="none" w:sz="0" w:space="0" w:color="auto"/>
                <w:bottom w:val="none" w:sz="0" w:space="0" w:color="auto"/>
                <w:right w:val="none" w:sz="0" w:space="0" w:color="auto"/>
              </w:divBdr>
            </w:div>
            <w:div w:id="1782410708">
              <w:marLeft w:val="0"/>
              <w:marRight w:val="0"/>
              <w:marTop w:val="0"/>
              <w:marBottom w:val="0"/>
              <w:divBdr>
                <w:top w:val="none" w:sz="0" w:space="0" w:color="auto"/>
                <w:left w:val="none" w:sz="0" w:space="0" w:color="auto"/>
                <w:bottom w:val="none" w:sz="0" w:space="0" w:color="auto"/>
                <w:right w:val="none" w:sz="0" w:space="0" w:color="auto"/>
              </w:divBdr>
            </w:div>
            <w:div w:id="1853953837">
              <w:marLeft w:val="0"/>
              <w:marRight w:val="0"/>
              <w:marTop w:val="0"/>
              <w:marBottom w:val="0"/>
              <w:divBdr>
                <w:top w:val="none" w:sz="0" w:space="0" w:color="auto"/>
                <w:left w:val="none" w:sz="0" w:space="0" w:color="auto"/>
                <w:bottom w:val="none" w:sz="0" w:space="0" w:color="auto"/>
                <w:right w:val="none" w:sz="0" w:space="0" w:color="auto"/>
              </w:divBdr>
            </w:div>
            <w:div w:id="1938950932">
              <w:marLeft w:val="0"/>
              <w:marRight w:val="0"/>
              <w:marTop w:val="0"/>
              <w:marBottom w:val="0"/>
              <w:divBdr>
                <w:top w:val="none" w:sz="0" w:space="0" w:color="auto"/>
                <w:left w:val="none" w:sz="0" w:space="0" w:color="auto"/>
                <w:bottom w:val="none" w:sz="0" w:space="0" w:color="auto"/>
                <w:right w:val="none" w:sz="0" w:space="0" w:color="auto"/>
              </w:divBdr>
            </w:div>
            <w:div w:id="2026469503">
              <w:marLeft w:val="0"/>
              <w:marRight w:val="0"/>
              <w:marTop w:val="0"/>
              <w:marBottom w:val="0"/>
              <w:divBdr>
                <w:top w:val="none" w:sz="0" w:space="0" w:color="auto"/>
                <w:left w:val="none" w:sz="0" w:space="0" w:color="auto"/>
                <w:bottom w:val="none" w:sz="0" w:space="0" w:color="auto"/>
                <w:right w:val="none" w:sz="0" w:space="0" w:color="auto"/>
              </w:divBdr>
            </w:div>
            <w:div w:id="2041785509">
              <w:marLeft w:val="0"/>
              <w:marRight w:val="0"/>
              <w:marTop w:val="0"/>
              <w:marBottom w:val="0"/>
              <w:divBdr>
                <w:top w:val="none" w:sz="0" w:space="0" w:color="auto"/>
                <w:left w:val="none" w:sz="0" w:space="0" w:color="auto"/>
                <w:bottom w:val="none" w:sz="0" w:space="0" w:color="auto"/>
                <w:right w:val="none" w:sz="0" w:space="0" w:color="auto"/>
              </w:divBdr>
            </w:div>
            <w:div w:id="205811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9081">
      <w:bodyDiv w:val="1"/>
      <w:marLeft w:val="0"/>
      <w:marRight w:val="0"/>
      <w:marTop w:val="0"/>
      <w:marBottom w:val="0"/>
      <w:divBdr>
        <w:top w:val="none" w:sz="0" w:space="0" w:color="auto"/>
        <w:left w:val="none" w:sz="0" w:space="0" w:color="auto"/>
        <w:bottom w:val="none" w:sz="0" w:space="0" w:color="auto"/>
        <w:right w:val="none" w:sz="0" w:space="0" w:color="auto"/>
      </w:divBdr>
    </w:div>
    <w:div w:id="46536231">
      <w:bodyDiv w:val="1"/>
      <w:marLeft w:val="0"/>
      <w:marRight w:val="0"/>
      <w:marTop w:val="0"/>
      <w:marBottom w:val="0"/>
      <w:divBdr>
        <w:top w:val="none" w:sz="0" w:space="0" w:color="auto"/>
        <w:left w:val="none" w:sz="0" w:space="0" w:color="auto"/>
        <w:bottom w:val="none" w:sz="0" w:space="0" w:color="auto"/>
        <w:right w:val="none" w:sz="0" w:space="0" w:color="auto"/>
      </w:divBdr>
    </w:div>
    <w:div w:id="57287042">
      <w:bodyDiv w:val="1"/>
      <w:marLeft w:val="0"/>
      <w:marRight w:val="0"/>
      <w:marTop w:val="0"/>
      <w:marBottom w:val="0"/>
      <w:divBdr>
        <w:top w:val="none" w:sz="0" w:space="0" w:color="auto"/>
        <w:left w:val="none" w:sz="0" w:space="0" w:color="auto"/>
        <w:bottom w:val="none" w:sz="0" w:space="0" w:color="auto"/>
        <w:right w:val="none" w:sz="0" w:space="0" w:color="auto"/>
      </w:divBdr>
      <w:divsChild>
        <w:div w:id="538858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93850">
      <w:bodyDiv w:val="1"/>
      <w:marLeft w:val="0"/>
      <w:marRight w:val="0"/>
      <w:marTop w:val="0"/>
      <w:marBottom w:val="0"/>
      <w:divBdr>
        <w:top w:val="none" w:sz="0" w:space="0" w:color="auto"/>
        <w:left w:val="none" w:sz="0" w:space="0" w:color="auto"/>
        <w:bottom w:val="none" w:sz="0" w:space="0" w:color="auto"/>
        <w:right w:val="none" w:sz="0" w:space="0" w:color="auto"/>
      </w:divBdr>
      <w:divsChild>
        <w:div w:id="680469170">
          <w:marLeft w:val="0"/>
          <w:marRight w:val="0"/>
          <w:marTop w:val="0"/>
          <w:marBottom w:val="0"/>
          <w:divBdr>
            <w:top w:val="none" w:sz="0" w:space="0" w:color="auto"/>
            <w:left w:val="none" w:sz="0" w:space="0" w:color="auto"/>
            <w:bottom w:val="none" w:sz="0" w:space="0" w:color="auto"/>
            <w:right w:val="none" w:sz="0" w:space="0" w:color="auto"/>
          </w:divBdr>
          <w:divsChild>
            <w:div w:id="2121558952">
              <w:marLeft w:val="0"/>
              <w:marRight w:val="0"/>
              <w:marTop w:val="0"/>
              <w:marBottom w:val="0"/>
              <w:divBdr>
                <w:top w:val="none" w:sz="0" w:space="0" w:color="auto"/>
                <w:left w:val="none" w:sz="0" w:space="0" w:color="auto"/>
                <w:bottom w:val="none" w:sz="0" w:space="0" w:color="auto"/>
                <w:right w:val="none" w:sz="0" w:space="0" w:color="auto"/>
              </w:divBdr>
              <w:divsChild>
                <w:div w:id="69810256">
                  <w:marLeft w:val="0"/>
                  <w:marRight w:val="0"/>
                  <w:marTop w:val="0"/>
                  <w:marBottom w:val="0"/>
                  <w:divBdr>
                    <w:top w:val="none" w:sz="0" w:space="0" w:color="auto"/>
                    <w:left w:val="none" w:sz="0" w:space="0" w:color="auto"/>
                    <w:bottom w:val="none" w:sz="0" w:space="0" w:color="auto"/>
                    <w:right w:val="none" w:sz="0" w:space="0" w:color="auto"/>
                  </w:divBdr>
                  <w:divsChild>
                    <w:div w:id="637689499">
                      <w:marLeft w:val="0"/>
                      <w:marRight w:val="0"/>
                      <w:marTop w:val="0"/>
                      <w:marBottom w:val="0"/>
                      <w:divBdr>
                        <w:top w:val="none" w:sz="0" w:space="0" w:color="auto"/>
                        <w:left w:val="none" w:sz="0" w:space="0" w:color="auto"/>
                        <w:bottom w:val="none" w:sz="0" w:space="0" w:color="auto"/>
                        <w:right w:val="none" w:sz="0" w:space="0" w:color="auto"/>
                      </w:divBdr>
                      <w:divsChild>
                        <w:div w:id="1732190428">
                          <w:marLeft w:val="0"/>
                          <w:marRight w:val="0"/>
                          <w:marTop w:val="0"/>
                          <w:marBottom w:val="0"/>
                          <w:divBdr>
                            <w:top w:val="none" w:sz="0" w:space="0" w:color="auto"/>
                            <w:left w:val="none" w:sz="0" w:space="0" w:color="auto"/>
                            <w:bottom w:val="none" w:sz="0" w:space="0" w:color="auto"/>
                            <w:right w:val="none" w:sz="0" w:space="0" w:color="auto"/>
                          </w:divBdr>
                          <w:divsChild>
                            <w:div w:id="1243445212">
                              <w:marLeft w:val="0"/>
                              <w:marRight w:val="0"/>
                              <w:marTop w:val="0"/>
                              <w:marBottom w:val="0"/>
                              <w:divBdr>
                                <w:top w:val="none" w:sz="0" w:space="0" w:color="auto"/>
                                <w:left w:val="none" w:sz="0" w:space="0" w:color="auto"/>
                                <w:bottom w:val="none" w:sz="0" w:space="0" w:color="auto"/>
                                <w:right w:val="none" w:sz="0" w:space="0" w:color="auto"/>
                              </w:divBdr>
                              <w:divsChild>
                                <w:div w:id="1738433718">
                                  <w:marLeft w:val="0"/>
                                  <w:marRight w:val="0"/>
                                  <w:marTop w:val="0"/>
                                  <w:marBottom w:val="0"/>
                                  <w:divBdr>
                                    <w:top w:val="none" w:sz="0" w:space="0" w:color="auto"/>
                                    <w:left w:val="none" w:sz="0" w:space="0" w:color="auto"/>
                                    <w:bottom w:val="none" w:sz="0" w:space="0" w:color="auto"/>
                                    <w:right w:val="none" w:sz="0" w:space="0" w:color="auto"/>
                                  </w:divBdr>
                                  <w:divsChild>
                                    <w:div w:id="676688033">
                                      <w:marLeft w:val="0"/>
                                      <w:marRight w:val="0"/>
                                      <w:marTop w:val="0"/>
                                      <w:marBottom w:val="0"/>
                                      <w:divBdr>
                                        <w:top w:val="none" w:sz="0" w:space="0" w:color="auto"/>
                                        <w:left w:val="none" w:sz="0" w:space="0" w:color="auto"/>
                                        <w:bottom w:val="none" w:sz="0" w:space="0" w:color="auto"/>
                                        <w:right w:val="none" w:sz="0" w:space="0" w:color="auto"/>
                                      </w:divBdr>
                                      <w:divsChild>
                                        <w:div w:id="493304243">
                                          <w:marLeft w:val="0"/>
                                          <w:marRight w:val="0"/>
                                          <w:marTop w:val="0"/>
                                          <w:marBottom w:val="0"/>
                                          <w:divBdr>
                                            <w:top w:val="none" w:sz="0" w:space="0" w:color="auto"/>
                                            <w:left w:val="none" w:sz="0" w:space="0" w:color="auto"/>
                                            <w:bottom w:val="none" w:sz="0" w:space="0" w:color="auto"/>
                                            <w:right w:val="none" w:sz="0" w:space="0" w:color="auto"/>
                                          </w:divBdr>
                                          <w:divsChild>
                                            <w:div w:id="14552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7280417">
          <w:marLeft w:val="0"/>
          <w:marRight w:val="0"/>
          <w:marTop w:val="0"/>
          <w:marBottom w:val="0"/>
          <w:divBdr>
            <w:top w:val="none" w:sz="0" w:space="0" w:color="auto"/>
            <w:left w:val="none" w:sz="0" w:space="0" w:color="auto"/>
            <w:bottom w:val="none" w:sz="0" w:space="0" w:color="auto"/>
            <w:right w:val="none" w:sz="0" w:space="0" w:color="auto"/>
          </w:divBdr>
          <w:divsChild>
            <w:div w:id="1746219641">
              <w:marLeft w:val="0"/>
              <w:marRight w:val="0"/>
              <w:marTop w:val="0"/>
              <w:marBottom w:val="0"/>
              <w:divBdr>
                <w:top w:val="none" w:sz="0" w:space="0" w:color="auto"/>
                <w:left w:val="none" w:sz="0" w:space="0" w:color="auto"/>
                <w:bottom w:val="none" w:sz="0" w:space="0" w:color="auto"/>
                <w:right w:val="none" w:sz="0" w:space="0" w:color="auto"/>
              </w:divBdr>
              <w:divsChild>
                <w:div w:id="1119648449">
                  <w:marLeft w:val="0"/>
                  <w:marRight w:val="0"/>
                  <w:marTop w:val="0"/>
                  <w:marBottom w:val="0"/>
                  <w:divBdr>
                    <w:top w:val="none" w:sz="0" w:space="0" w:color="auto"/>
                    <w:left w:val="none" w:sz="0" w:space="0" w:color="auto"/>
                    <w:bottom w:val="none" w:sz="0" w:space="0" w:color="auto"/>
                    <w:right w:val="none" w:sz="0" w:space="0" w:color="auto"/>
                  </w:divBdr>
                  <w:divsChild>
                    <w:div w:id="335226477">
                      <w:marLeft w:val="0"/>
                      <w:marRight w:val="0"/>
                      <w:marTop w:val="0"/>
                      <w:marBottom w:val="0"/>
                      <w:divBdr>
                        <w:top w:val="none" w:sz="0" w:space="0" w:color="auto"/>
                        <w:left w:val="none" w:sz="0" w:space="0" w:color="auto"/>
                        <w:bottom w:val="none" w:sz="0" w:space="0" w:color="auto"/>
                        <w:right w:val="none" w:sz="0" w:space="0" w:color="auto"/>
                      </w:divBdr>
                      <w:divsChild>
                        <w:div w:id="179121569">
                          <w:marLeft w:val="0"/>
                          <w:marRight w:val="0"/>
                          <w:marTop w:val="0"/>
                          <w:marBottom w:val="0"/>
                          <w:divBdr>
                            <w:top w:val="none" w:sz="0" w:space="0" w:color="auto"/>
                            <w:left w:val="none" w:sz="0" w:space="0" w:color="auto"/>
                            <w:bottom w:val="none" w:sz="0" w:space="0" w:color="auto"/>
                            <w:right w:val="none" w:sz="0" w:space="0" w:color="auto"/>
                          </w:divBdr>
                          <w:divsChild>
                            <w:div w:id="1931043627">
                              <w:marLeft w:val="0"/>
                              <w:marRight w:val="0"/>
                              <w:marTop w:val="0"/>
                              <w:marBottom w:val="0"/>
                              <w:divBdr>
                                <w:top w:val="none" w:sz="0" w:space="0" w:color="auto"/>
                                <w:left w:val="none" w:sz="0" w:space="0" w:color="auto"/>
                                <w:bottom w:val="none" w:sz="0" w:space="0" w:color="auto"/>
                                <w:right w:val="none" w:sz="0" w:space="0" w:color="auto"/>
                              </w:divBdr>
                              <w:divsChild>
                                <w:div w:id="1135099091">
                                  <w:marLeft w:val="0"/>
                                  <w:marRight w:val="0"/>
                                  <w:marTop w:val="0"/>
                                  <w:marBottom w:val="0"/>
                                  <w:divBdr>
                                    <w:top w:val="none" w:sz="0" w:space="0" w:color="auto"/>
                                    <w:left w:val="none" w:sz="0" w:space="0" w:color="auto"/>
                                    <w:bottom w:val="none" w:sz="0" w:space="0" w:color="auto"/>
                                    <w:right w:val="none" w:sz="0" w:space="0" w:color="auto"/>
                                  </w:divBdr>
                                  <w:divsChild>
                                    <w:div w:id="1736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158781">
          <w:marLeft w:val="0"/>
          <w:marRight w:val="0"/>
          <w:marTop w:val="0"/>
          <w:marBottom w:val="0"/>
          <w:divBdr>
            <w:top w:val="none" w:sz="0" w:space="0" w:color="auto"/>
            <w:left w:val="none" w:sz="0" w:space="0" w:color="auto"/>
            <w:bottom w:val="none" w:sz="0" w:space="0" w:color="auto"/>
            <w:right w:val="none" w:sz="0" w:space="0" w:color="auto"/>
          </w:divBdr>
          <w:divsChild>
            <w:div w:id="471212704">
              <w:marLeft w:val="0"/>
              <w:marRight w:val="0"/>
              <w:marTop w:val="0"/>
              <w:marBottom w:val="0"/>
              <w:divBdr>
                <w:top w:val="none" w:sz="0" w:space="0" w:color="auto"/>
                <w:left w:val="none" w:sz="0" w:space="0" w:color="auto"/>
                <w:bottom w:val="none" w:sz="0" w:space="0" w:color="auto"/>
                <w:right w:val="none" w:sz="0" w:space="0" w:color="auto"/>
              </w:divBdr>
              <w:divsChild>
                <w:div w:id="2134669458">
                  <w:marLeft w:val="0"/>
                  <w:marRight w:val="0"/>
                  <w:marTop w:val="0"/>
                  <w:marBottom w:val="0"/>
                  <w:divBdr>
                    <w:top w:val="none" w:sz="0" w:space="0" w:color="auto"/>
                    <w:left w:val="none" w:sz="0" w:space="0" w:color="auto"/>
                    <w:bottom w:val="none" w:sz="0" w:space="0" w:color="auto"/>
                    <w:right w:val="none" w:sz="0" w:space="0" w:color="auto"/>
                  </w:divBdr>
                  <w:divsChild>
                    <w:div w:id="53166028">
                      <w:marLeft w:val="0"/>
                      <w:marRight w:val="0"/>
                      <w:marTop w:val="0"/>
                      <w:marBottom w:val="0"/>
                      <w:divBdr>
                        <w:top w:val="none" w:sz="0" w:space="0" w:color="auto"/>
                        <w:left w:val="none" w:sz="0" w:space="0" w:color="auto"/>
                        <w:bottom w:val="none" w:sz="0" w:space="0" w:color="auto"/>
                        <w:right w:val="none" w:sz="0" w:space="0" w:color="auto"/>
                      </w:divBdr>
                      <w:divsChild>
                        <w:div w:id="489449749">
                          <w:marLeft w:val="0"/>
                          <w:marRight w:val="0"/>
                          <w:marTop w:val="0"/>
                          <w:marBottom w:val="0"/>
                          <w:divBdr>
                            <w:top w:val="none" w:sz="0" w:space="0" w:color="auto"/>
                            <w:left w:val="none" w:sz="0" w:space="0" w:color="auto"/>
                            <w:bottom w:val="none" w:sz="0" w:space="0" w:color="auto"/>
                            <w:right w:val="none" w:sz="0" w:space="0" w:color="auto"/>
                          </w:divBdr>
                          <w:divsChild>
                            <w:div w:id="2013028226">
                              <w:marLeft w:val="0"/>
                              <w:marRight w:val="0"/>
                              <w:marTop w:val="0"/>
                              <w:marBottom w:val="0"/>
                              <w:divBdr>
                                <w:top w:val="none" w:sz="0" w:space="0" w:color="auto"/>
                                <w:left w:val="none" w:sz="0" w:space="0" w:color="auto"/>
                                <w:bottom w:val="none" w:sz="0" w:space="0" w:color="auto"/>
                                <w:right w:val="none" w:sz="0" w:space="0" w:color="auto"/>
                              </w:divBdr>
                              <w:divsChild>
                                <w:div w:id="1284725065">
                                  <w:marLeft w:val="0"/>
                                  <w:marRight w:val="0"/>
                                  <w:marTop w:val="0"/>
                                  <w:marBottom w:val="0"/>
                                  <w:divBdr>
                                    <w:top w:val="none" w:sz="0" w:space="0" w:color="auto"/>
                                    <w:left w:val="none" w:sz="0" w:space="0" w:color="auto"/>
                                    <w:bottom w:val="none" w:sz="0" w:space="0" w:color="auto"/>
                                    <w:right w:val="none" w:sz="0" w:space="0" w:color="auto"/>
                                  </w:divBdr>
                                  <w:divsChild>
                                    <w:div w:id="825241292">
                                      <w:marLeft w:val="0"/>
                                      <w:marRight w:val="0"/>
                                      <w:marTop w:val="0"/>
                                      <w:marBottom w:val="0"/>
                                      <w:divBdr>
                                        <w:top w:val="none" w:sz="0" w:space="0" w:color="auto"/>
                                        <w:left w:val="none" w:sz="0" w:space="0" w:color="auto"/>
                                        <w:bottom w:val="none" w:sz="0" w:space="0" w:color="auto"/>
                                        <w:right w:val="none" w:sz="0" w:space="0" w:color="auto"/>
                                      </w:divBdr>
                                      <w:divsChild>
                                        <w:div w:id="18052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362304">
                          <w:marLeft w:val="0"/>
                          <w:marRight w:val="0"/>
                          <w:marTop w:val="0"/>
                          <w:marBottom w:val="0"/>
                          <w:divBdr>
                            <w:top w:val="none" w:sz="0" w:space="0" w:color="auto"/>
                            <w:left w:val="none" w:sz="0" w:space="0" w:color="auto"/>
                            <w:bottom w:val="none" w:sz="0" w:space="0" w:color="auto"/>
                            <w:right w:val="none" w:sz="0" w:space="0" w:color="auto"/>
                          </w:divBdr>
                          <w:divsChild>
                            <w:div w:id="1701472226">
                              <w:marLeft w:val="0"/>
                              <w:marRight w:val="0"/>
                              <w:marTop w:val="0"/>
                              <w:marBottom w:val="0"/>
                              <w:divBdr>
                                <w:top w:val="none" w:sz="0" w:space="0" w:color="auto"/>
                                <w:left w:val="none" w:sz="0" w:space="0" w:color="auto"/>
                                <w:bottom w:val="none" w:sz="0" w:space="0" w:color="auto"/>
                                <w:right w:val="none" w:sz="0" w:space="0" w:color="auto"/>
                              </w:divBdr>
                              <w:divsChild>
                                <w:div w:id="1693460435">
                                  <w:marLeft w:val="0"/>
                                  <w:marRight w:val="0"/>
                                  <w:marTop w:val="0"/>
                                  <w:marBottom w:val="0"/>
                                  <w:divBdr>
                                    <w:top w:val="none" w:sz="0" w:space="0" w:color="auto"/>
                                    <w:left w:val="none" w:sz="0" w:space="0" w:color="auto"/>
                                    <w:bottom w:val="none" w:sz="0" w:space="0" w:color="auto"/>
                                    <w:right w:val="none" w:sz="0" w:space="0" w:color="auto"/>
                                  </w:divBdr>
                                  <w:divsChild>
                                    <w:div w:id="15287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01265">
      <w:bodyDiv w:val="1"/>
      <w:marLeft w:val="0"/>
      <w:marRight w:val="0"/>
      <w:marTop w:val="0"/>
      <w:marBottom w:val="0"/>
      <w:divBdr>
        <w:top w:val="none" w:sz="0" w:space="0" w:color="auto"/>
        <w:left w:val="none" w:sz="0" w:space="0" w:color="auto"/>
        <w:bottom w:val="none" w:sz="0" w:space="0" w:color="auto"/>
        <w:right w:val="none" w:sz="0" w:space="0" w:color="auto"/>
      </w:divBdr>
    </w:div>
    <w:div w:id="70928408">
      <w:bodyDiv w:val="1"/>
      <w:marLeft w:val="0"/>
      <w:marRight w:val="0"/>
      <w:marTop w:val="0"/>
      <w:marBottom w:val="0"/>
      <w:divBdr>
        <w:top w:val="none" w:sz="0" w:space="0" w:color="auto"/>
        <w:left w:val="none" w:sz="0" w:space="0" w:color="auto"/>
        <w:bottom w:val="none" w:sz="0" w:space="0" w:color="auto"/>
        <w:right w:val="none" w:sz="0" w:space="0" w:color="auto"/>
      </w:divBdr>
    </w:div>
    <w:div w:id="74481406">
      <w:bodyDiv w:val="1"/>
      <w:marLeft w:val="0"/>
      <w:marRight w:val="0"/>
      <w:marTop w:val="0"/>
      <w:marBottom w:val="0"/>
      <w:divBdr>
        <w:top w:val="none" w:sz="0" w:space="0" w:color="auto"/>
        <w:left w:val="none" w:sz="0" w:space="0" w:color="auto"/>
        <w:bottom w:val="none" w:sz="0" w:space="0" w:color="auto"/>
        <w:right w:val="none" w:sz="0" w:space="0" w:color="auto"/>
      </w:divBdr>
    </w:div>
    <w:div w:id="78064790">
      <w:bodyDiv w:val="1"/>
      <w:marLeft w:val="0"/>
      <w:marRight w:val="0"/>
      <w:marTop w:val="0"/>
      <w:marBottom w:val="0"/>
      <w:divBdr>
        <w:top w:val="none" w:sz="0" w:space="0" w:color="auto"/>
        <w:left w:val="none" w:sz="0" w:space="0" w:color="auto"/>
        <w:bottom w:val="none" w:sz="0" w:space="0" w:color="auto"/>
        <w:right w:val="none" w:sz="0" w:space="0" w:color="auto"/>
      </w:divBdr>
      <w:divsChild>
        <w:div w:id="714234252">
          <w:blockQuote w:val="1"/>
          <w:marLeft w:val="720"/>
          <w:marRight w:val="720"/>
          <w:marTop w:val="100"/>
          <w:marBottom w:val="100"/>
          <w:divBdr>
            <w:top w:val="none" w:sz="0" w:space="0" w:color="auto"/>
            <w:left w:val="none" w:sz="0" w:space="0" w:color="auto"/>
            <w:bottom w:val="none" w:sz="0" w:space="0" w:color="auto"/>
            <w:right w:val="none" w:sz="0" w:space="0" w:color="auto"/>
          </w:divBdr>
        </w:div>
        <w:div w:id="975721503">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47751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865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61199">
      <w:bodyDiv w:val="1"/>
      <w:marLeft w:val="0"/>
      <w:marRight w:val="0"/>
      <w:marTop w:val="0"/>
      <w:marBottom w:val="0"/>
      <w:divBdr>
        <w:top w:val="none" w:sz="0" w:space="0" w:color="auto"/>
        <w:left w:val="none" w:sz="0" w:space="0" w:color="auto"/>
        <w:bottom w:val="none" w:sz="0" w:space="0" w:color="auto"/>
        <w:right w:val="none" w:sz="0" w:space="0" w:color="auto"/>
      </w:divBdr>
      <w:divsChild>
        <w:div w:id="1123580293">
          <w:marLeft w:val="0"/>
          <w:marRight w:val="0"/>
          <w:marTop w:val="0"/>
          <w:marBottom w:val="0"/>
          <w:divBdr>
            <w:top w:val="none" w:sz="0" w:space="0" w:color="auto"/>
            <w:left w:val="none" w:sz="0" w:space="0" w:color="auto"/>
            <w:bottom w:val="none" w:sz="0" w:space="0" w:color="auto"/>
            <w:right w:val="none" w:sz="0" w:space="0" w:color="auto"/>
          </w:divBdr>
          <w:divsChild>
            <w:div w:id="106698314">
              <w:marLeft w:val="0"/>
              <w:marRight w:val="0"/>
              <w:marTop w:val="0"/>
              <w:marBottom w:val="0"/>
              <w:divBdr>
                <w:top w:val="none" w:sz="0" w:space="0" w:color="auto"/>
                <w:left w:val="none" w:sz="0" w:space="0" w:color="auto"/>
                <w:bottom w:val="none" w:sz="0" w:space="0" w:color="auto"/>
                <w:right w:val="none" w:sz="0" w:space="0" w:color="auto"/>
              </w:divBdr>
            </w:div>
            <w:div w:id="464205980">
              <w:marLeft w:val="0"/>
              <w:marRight w:val="0"/>
              <w:marTop w:val="0"/>
              <w:marBottom w:val="0"/>
              <w:divBdr>
                <w:top w:val="none" w:sz="0" w:space="0" w:color="auto"/>
                <w:left w:val="none" w:sz="0" w:space="0" w:color="auto"/>
                <w:bottom w:val="none" w:sz="0" w:space="0" w:color="auto"/>
                <w:right w:val="none" w:sz="0" w:space="0" w:color="auto"/>
              </w:divBdr>
            </w:div>
            <w:div w:id="687948612">
              <w:marLeft w:val="0"/>
              <w:marRight w:val="0"/>
              <w:marTop w:val="0"/>
              <w:marBottom w:val="0"/>
              <w:divBdr>
                <w:top w:val="none" w:sz="0" w:space="0" w:color="auto"/>
                <w:left w:val="none" w:sz="0" w:space="0" w:color="auto"/>
                <w:bottom w:val="none" w:sz="0" w:space="0" w:color="auto"/>
                <w:right w:val="none" w:sz="0" w:space="0" w:color="auto"/>
              </w:divBdr>
            </w:div>
            <w:div w:id="892303530">
              <w:marLeft w:val="0"/>
              <w:marRight w:val="0"/>
              <w:marTop w:val="0"/>
              <w:marBottom w:val="0"/>
              <w:divBdr>
                <w:top w:val="none" w:sz="0" w:space="0" w:color="auto"/>
                <w:left w:val="none" w:sz="0" w:space="0" w:color="auto"/>
                <w:bottom w:val="none" w:sz="0" w:space="0" w:color="auto"/>
                <w:right w:val="none" w:sz="0" w:space="0" w:color="auto"/>
              </w:divBdr>
            </w:div>
            <w:div w:id="1097991228">
              <w:marLeft w:val="0"/>
              <w:marRight w:val="0"/>
              <w:marTop w:val="0"/>
              <w:marBottom w:val="0"/>
              <w:divBdr>
                <w:top w:val="none" w:sz="0" w:space="0" w:color="auto"/>
                <w:left w:val="none" w:sz="0" w:space="0" w:color="auto"/>
                <w:bottom w:val="none" w:sz="0" w:space="0" w:color="auto"/>
                <w:right w:val="none" w:sz="0" w:space="0" w:color="auto"/>
              </w:divBdr>
            </w:div>
            <w:div w:id="1125124184">
              <w:marLeft w:val="0"/>
              <w:marRight w:val="0"/>
              <w:marTop w:val="0"/>
              <w:marBottom w:val="0"/>
              <w:divBdr>
                <w:top w:val="none" w:sz="0" w:space="0" w:color="auto"/>
                <w:left w:val="none" w:sz="0" w:space="0" w:color="auto"/>
                <w:bottom w:val="none" w:sz="0" w:space="0" w:color="auto"/>
                <w:right w:val="none" w:sz="0" w:space="0" w:color="auto"/>
              </w:divBdr>
            </w:div>
            <w:div w:id="1834640995">
              <w:marLeft w:val="0"/>
              <w:marRight w:val="0"/>
              <w:marTop w:val="0"/>
              <w:marBottom w:val="0"/>
              <w:divBdr>
                <w:top w:val="none" w:sz="0" w:space="0" w:color="auto"/>
                <w:left w:val="none" w:sz="0" w:space="0" w:color="auto"/>
                <w:bottom w:val="none" w:sz="0" w:space="0" w:color="auto"/>
                <w:right w:val="none" w:sz="0" w:space="0" w:color="auto"/>
              </w:divBdr>
            </w:div>
            <w:div w:id="1992782886">
              <w:marLeft w:val="0"/>
              <w:marRight w:val="0"/>
              <w:marTop w:val="0"/>
              <w:marBottom w:val="0"/>
              <w:divBdr>
                <w:top w:val="none" w:sz="0" w:space="0" w:color="auto"/>
                <w:left w:val="none" w:sz="0" w:space="0" w:color="auto"/>
                <w:bottom w:val="none" w:sz="0" w:space="0" w:color="auto"/>
                <w:right w:val="none" w:sz="0" w:space="0" w:color="auto"/>
              </w:divBdr>
            </w:div>
            <w:div w:id="207789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1144">
      <w:bodyDiv w:val="1"/>
      <w:marLeft w:val="0"/>
      <w:marRight w:val="0"/>
      <w:marTop w:val="0"/>
      <w:marBottom w:val="0"/>
      <w:divBdr>
        <w:top w:val="none" w:sz="0" w:space="0" w:color="auto"/>
        <w:left w:val="none" w:sz="0" w:space="0" w:color="auto"/>
        <w:bottom w:val="none" w:sz="0" w:space="0" w:color="auto"/>
        <w:right w:val="none" w:sz="0" w:space="0" w:color="auto"/>
      </w:divBdr>
      <w:divsChild>
        <w:div w:id="1837571594">
          <w:marLeft w:val="0"/>
          <w:marRight w:val="0"/>
          <w:marTop w:val="0"/>
          <w:marBottom w:val="0"/>
          <w:divBdr>
            <w:top w:val="none" w:sz="0" w:space="0" w:color="auto"/>
            <w:left w:val="none" w:sz="0" w:space="0" w:color="auto"/>
            <w:bottom w:val="none" w:sz="0" w:space="0" w:color="auto"/>
            <w:right w:val="none" w:sz="0" w:space="0" w:color="auto"/>
          </w:divBdr>
          <w:divsChild>
            <w:div w:id="521362525">
              <w:marLeft w:val="0"/>
              <w:marRight w:val="0"/>
              <w:marTop w:val="0"/>
              <w:marBottom w:val="0"/>
              <w:divBdr>
                <w:top w:val="none" w:sz="0" w:space="0" w:color="auto"/>
                <w:left w:val="none" w:sz="0" w:space="0" w:color="auto"/>
                <w:bottom w:val="none" w:sz="0" w:space="0" w:color="auto"/>
                <w:right w:val="none" w:sz="0" w:space="0" w:color="auto"/>
              </w:divBdr>
            </w:div>
            <w:div w:id="922451727">
              <w:marLeft w:val="0"/>
              <w:marRight w:val="0"/>
              <w:marTop w:val="0"/>
              <w:marBottom w:val="0"/>
              <w:divBdr>
                <w:top w:val="none" w:sz="0" w:space="0" w:color="auto"/>
                <w:left w:val="none" w:sz="0" w:space="0" w:color="auto"/>
                <w:bottom w:val="none" w:sz="0" w:space="0" w:color="auto"/>
                <w:right w:val="none" w:sz="0" w:space="0" w:color="auto"/>
              </w:divBdr>
            </w:div>
            <w:div w:id="191326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6291">
      <w:bodyDiv w:val="1"/>
      <w:marLeft w:val="0"/>
      <w:marRight w:val="0"/>
      <w:marTop w:val="0"/>
      <w:marBottom w:val="0"/>
      <w:divBdr>
        <w:top w:val="none" w:sz="0" w:space="0" w:color="auto"/>
        <w:left w:val="none" w:sz="0" w:space="0" w:color="auto"/>
        <w:bottom w:val="none" w:sz="0" w:space="0" w:color="auto"/>
        <w:right w:val="none" w:sz="0" w:space="0" w:color="auto"/>
      </w:divBdr>
    </w:div>
    <w:div w:id="131756372">
      <w:bodyDiv w:val="1"/>
      <w:marLeft w:val="0"/>
      <w:marRight w:val="0"/>
      <w:marTop w:val="0"/>
      <w:marBottom w:val="0"/>
      <w:divBdr>
        <w:top w:val="none" w:sz="0" w:space="0" w:color="auto"/>
        <w:left w:val="none" w:sz="0" w:space="0" w:color="auto"/>
        <w:bottom w:val="none" w:sz="0" w:space="0" w:color="auto"/>
        <w:right w:val="none" w:sz="0" w:space="0" w:color="auto"/>
      </w:divBdr>
    </w:div>
    <w:div w:id="156700416">
      <w:bodyDiv w:val="1"/>
      <w:marLeft w:val="0"/>
      <w:marRight w:val="0"/>
      <w:marTop w:val="0"/>
      <w:marBottom w:val="0"/>
      <w:divBdr>
        <w:top w:val="none" w:sz="0" w:space="0" w:color="auto"/>
        <w:left w:val="none" w:sz="0" w:space="0" w:color="auto"/>
        <w:bottom w:val="none" w:sz="0" w:space="0" w:color="auto"/>
        <w:right w:val="none" w:sz="0" w:space="0" w:color="auto"/>
      </w:divBdr>
    </w:div>
    <w:div w:id="189342661">
      <w:bodyDiv w:val="1"/>
      <w:marLeft w:val="0"/>
      <w:marRight w:val="0"/>
      <w:marTop w:val="0"/>
      <w:marBottom w:val="0"/>
      <w:divBdr>
        <w:top w:val="none" w:sz="0" w:space="0" w:color="auto"/>
        <w:left w:val="none" w:sz="0" w:space="0" w:color="auto"/>
        <w:bottom w:val="none" w:sz="0" w:space="0" w:color="auto"/>
        <w:right w:val="none" w:sz="0" w:space="0" w:color="auto"/>
      </w:divBdr>
    </w:div>
    <w:div w:id="191459613">
      <w:bodyDiv w:val="1"/>
      <w:marLeft w:val="0"/>
      <w:marRight w:val="0"/>
      <w:marTop w:val="0"/>
      <w:marBottom w:val="0"/>
      <w:divBdr>
        <w:top w:val="none" w:sz="0" w:space="0" w:color="auto"/>
        <w:left w:val="none" w:sz="0" w:space="0" w:color="auto"/>
        <w:bottom w:val="none" w:sz="0" w:space="0" w:color="auto"/>
        <w:right w:val="none" w:sz="0" w:space="0" w:color="auto"/>
      </w:divBdr>
    </w:div>
    <w:div w:id="209271438">
      <w:bodyDiv w:val="1"/>
      <w:marLeft w:val="0"/>
      <w:marRight w:val="0"/>
      <w:marTop w:val="0"/>
      <w:marBottom w:val="0"/>
      <w:divBdr>
        <w:top w:val="none" w:sz="0" w:space="0" w:color="auto"/>
        <w:left w:val="none" w:sz="0" w:space="0" w:color="auto"/>
        <w:bottom w:val="none" w:sz="0" w:space="0" w:color="auto"/>
        <w:right w:val="none" w:sz="0" w:space="0" w:color="auto"/>
      </w:divBdr>
    </w:div>
    <w:div w:id="217059157">
      <w:bodyDiv w:val="1"/>
      <w:marLeft w:val="0"/>
      <w:marRight w:val="0"/>
      <w:marTop w:val="0"/>
      <w:marBottom w:val="0"/>
      <w:divBdr>
        <w:top w:val="none" w:sz="0" w:space="0" w:color="auto"/>
        <w:left w:val="none" w:sz="0" w:space="0" w:color="auto"/>
        <w:bottom w:val="none" w:sz="0" w:space="0" w:color="auto"/>
        <w:right w:val="none" w:sz="0" w:space="0" w:color="auto"/>
      </w:divBdr>
    </w:div>
    <w:div w:id="217591419">
      <w:bodyDiv w:val="1"/>
      <w:marLeft w:val="0"/>
      <w:marRight w:val="0"/>
      <w:marTop w:val="0"/>
      <w:marBottom w:val="0"/>
      <w:divBdr>
        <w:top w:val="none" w:sz="0" w:space="0" w:color="auto"/>
        <w:left w:val="none" w:sz="0" w:space="0" w:color="auto"/>
        <w:bottom w:val="none" w:sz="0" w:space="0" w:color="auto"/>
        <w:right w:val="none" w:sz="0" w:space="0" w:color="auto"/>
      </w:divBdr>
    </w:div>
    <w:div w:id="220756401">
      <w:bodyDiv w:val="1"/>
      <w:marLeft w:val="0"/>
      <w:marRight w:val="0"/>
      <w:marTop w:val="0"/>
      <w:marBottom w:val="0"/>
      <w:divBdr>
        <w:top w:val="none" w:sz="0" w:space="0" w:color="auto"/>
        <w:left w:val="none" w:sz="0" w:space="0" w:color="auto"/>
        <w:bottom w:val="none" w:sz="0" w:space="0" w:color="auto"/>
        <w:right w:val="none" w:sz="0" w:space="0" w:color="auto"/>
      </w:divBdr>
      <w:divsChild>
        <w:div w:id="632297687">
          <w:marLeft w:val="0"/>
          <w:marRight w:val="0"/>
          <w:marTop w:val="0"/>
          <w:marBottom w:val="0"/>
          <w:divBdr>
            <w:top w:val="none" w:sz="0" w:space="0" w:color="auto"/>
            <w:left w:val="none" w:sz="0" w:space="0" w:color="auto"/>
            <w:bottom w:val="none" w:sz="0" w:space="0" w:color="auto"/>
            <w:right w:val="none" w:sz="0" w:space="0" w:color="auto"/>
          </w:divBdr>
          <w:divsChild>
            <w:div w:id="7683993">
              <w:marLeft w:val="0"/>
              <w:marRight w:val="0"/>
              <w:marTop w:val="0"/>
              <w:marBottom w:val="0"/>
              <w:divBdr>
                <w:top w:val="none" w:sz="0" w:space="0" w:color="auto"/>
                <w:left w:val="none" w:sz="0" w:space="0" w:color="auto"/>
                <w:bottom w:val="none" w:sz="0" w:space="0" w:color="auto"/>
                <w:right w:val="none" w:sz="0" w:space="0" w:color="auto"/>
              </w:divBdr>
            </w:div>
            <w:div w:id="43993221">
              <w:marLeft w:val="0"/>
              <w:marRight w:val="0"/>
              <w:marTop w:val="0"/>
              <w:marBottom w:val="0"/>
              <w:divBdr>
                <w:top w:val="none" w:sz="0" w:space="0" w:color="auto"/>
                <w:left w:val="none" w:sz="0" w:space="0" w:color="auto"/>
                <w:bottom w:val="none" w:sz="0" w:space="0" w:color="auto"/>
                <w:right w:val="none" w:sz="0" w:space="0" w:color="auto"/>
              </w:divBdr>
            </w:div>
            <w:div w:id="423308021">
              <w:marLeft w:val="0"/>
              <w:marRight w:val="0"/>
              <w:marTop w:val="0"/>
              <w:marBottom w:val="0"/>
              <w:divBdr>
                <w:top w:val="none" w:sz="0" w:space="0" w:color="auto"/>
                <w:left w:val="none" w:sz="0" w:space="0" w:color="auto"/>
                <w:bottom w:val="none" w:sz="0" w:space="0" w:color="auto"/>
                <w:right w:val="none" w:sz="0" w:space="0" w:color="auto"/>
              </w:divBdr>
            </w:div>
            <w:div w:id="645937984">
              <w:marLeft w:val="0"/>
              <w:marRight w:val="0"/>
              <w:marTop w:val="0"/>
              <w:marBottom w:val="0"/>
              <w:divBdr>
                <w:top w:val="none" w:sz="0" w:space="0" w:color="auto"/>
                <w:left w:val="none" w:sz="0" w:space="0" w:color="auto"/>
                <w:bottom w:val="none" w:sz="0" w:space="0" w:color="auto"/>
                <w:right w:val="none" w:sz="0" w:space="0" w:color="auto"/>
              </w:divBdr>
            </w:div>
            <w:div w:id="837157982">
              <w:marLeft w:val="0"/>
              <w:marRight w:val="0"/>
              <w:marTop w:val="0"/>
              <w:marBottom w:val="0"/>
              <w:divBdr>
                <w:top w:val="none" w:sz="0" w:space="0" w:color="auto"/>
                <w:left w:val="none" w:sz="0" w:space="0" w:color="auto"/>
                <w:bottom w:val="none" w:sz="0" w:space="0" w:color="auto"/>
                <w:right w:val="none" w:sz="0" w:space="0" w:color="auto"/>
              </w:divBdr>
            </w:div>
            <w:div w:id="1035349204">
              <w:marLeft w:val="0"/>
              <w:marRight w:val="0"/>
              <w:marTop w:val="0"/>
              <w:marBottom w:val="0"/>
              <w:divBdr>
                <w:top w:val="none" w:sz="0" w:space="0" w:color="auto"/>
                <w:left w:val="none" w:sz="0" w:space="0" w:color="auto"/>
                <w:bottom w:val="none" w:sz="0" w:space="0" w:color="auto"/>
                <w:right w:val="none" w:sz="0" w:space="0" w:color="auto"/>
              </w:divBdr>
            </w:div>
            <w:div w:id="1141192615">
              <w:marLeft w:val="0"/>
              <w:marRight w:val="0"/>
              <w:marTop w:val="0"/>
              <w:marBottom w:val="0"/>
              <w:divBdr>
                <w:top w:val="none" w:sz="0" w:space="0" w:color="auto"/>
                <w:left w:val="none" w:sz="0" w:space="0" w:color="auto"/>
                <w:bottom w:val="none" w:sz="0" w:space="0" w:color="auto"/>
                <w:right w:val="none" w:sz="0" w:space="0" w:color="auto"/>
              </w:divBdr>
            </w:div>
            <w:div w:id="19954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7908">
      <w:bodyDiv w:val="1"/>
      <w:marLeft w:val="0"/>
      <w:marRight w:val="0"/>
      <w:marTop w:val="0"/>
      <w:marBottom w:val="0"/>
      <w:divBdr>
        <w:top w:val="none" w:sz="0" w:space="0" w:color="auto"/>
        <w:left w:val="none" w:sz="0" w:space="0" w:color="auto"/>
        <w:bottom w:val="none" w:sz="0" w:space="0" w:color="auto"/>
        <w:right w:val="none" w:sz="0" w:space="0" w:color="auto"/>
      </w:divBdr>
      <w:divsChild>
        <w:div w:id="1338993935">
          <w:marLeft w:val="0"/>
          <w:marRight w:val="0"/>
          <w:marTop w:val="0"/>
          <w:marBottom w:val="0"/>
          <w:divBdr>
            <w:top w:val="none" w:sz="0" w:space="0" w:color="auto"/>
            <w:left w:val="none" w:sz="0" w:space="0" w:color="auto"/>
            <w:bottom w:val="none" w:sz="0" w:space="0" w:color="auto"/>
            <w:right w:val="none" w:sz="0" w:space="0" w:color="auto"/>
          </w:divBdr>
          <w:divsChild>
            <w:div w:id="129909363">
              <w:marLeft w:val="0"/>
              <w:marRight w:val="0"/>
              <w:marTop w:val="0"/>
              <w:marBottom w:val="0"/>
              <w:divBdr>
                <w:top w:val="none" w:sz="0" w:space="0" w:color="auto"/>
                <w:left w:val="none" w:sz="0" w:space="0" w:color="auto"/>
                <w:bottom w:val="none" w:sz="0" w:space="0" w:color="auto"/>
                <w:right w:val="none" w:sz="0" w:space="0" w:color="auto"/>
              </w:divBdr>
            </w:div>
            <w:div w:id="1384060271">
              <w:marLeft w:val="0"/>
              <w:marRight w:val="0"/>
              <w:marTop w:val="0"/>
              <w:marBottom w:val="0"/>
              <w:divBdr>
                <w:top w:val="none" w:sz="0" w:space="0" w:color="auto"/>
                <w:left w:val="none" w:sz="0" w:space="0" w:color="auto"/>
                <w:bottom w:val="none" w:sz="0" w:space="0" w:color="auto"/>
                <w:right w:val="none" w:sz="0" w:space="0" w:color="auto"/>
              </w:divBdr>
            </w:div>
            <w:div w:id="16168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9557">
      <w:bodyDiv w:val="1"/>
      <w:marLeft w:val="0"/>
      <w:marRight w:val="0"/>
      <w:marTop w:val="0"/>
      <w:marBottom w:val="0"/>
      <w:divBdr>
        <w:top w:val="none" w:sz="0" w:space="0" w:color="auto"/>
        <w:left w:val="none" w:sz="0" w:space="0" w:color="auto"/>
        <w:bottom w:val="none" w:sz="0" w:space="0" w:color="auto"/>
        <w:right w:val="none" w:sz="0" w:space="0" w:color="auto"/>
      </w:divBdr>
    </w:div>
    <w:div w:id="234166341">
      <w:bodyDiv w:val="1"/>
      <w:marLeft w:val="0"/>
      <w:marRight w:val="0"/>
      <w:marTop w:val="0"/>
      <w:marBottom w:val="0"/>
      <w:divBdr>
        <w:top w:val="none" w:sz="0" w:space="0" w:color="auto"/>
        <w:left w:val="none" w:sz="0" w:space="0" w:color="auto"/>
        <w:bottom w:val="none" w:sz="0" w:space="0" w:color="auto"/>
        <w:right w:val="none" w:sz="0" w:space="0" w:color="auto"/>
      </w:divBdr>
    </w:div>
    <w:div w:id="236020580">
      <w:bodyDiv w:val="1"/>
      <w:marLeft w:val="0"/>
      <w:marRight w:val="0"/>
      <w:marTop w:val="0"/>
      <w:marBottom w:val="0"/>
      <w:divBdr>
        <w:top w:val="none" w:sz="0" w:space="0" w:color="auto"/>
        <w:left w:val="none" w:sz="0" w:space="0" w:color="auto"/>
        <w:bottom w:val="none" w:sz="0" w:space="0" w:color="auto"/>
        <w:right w:val="none" w:sz="0" w:space="0" w:color="auto"/>
      </w:divBdr>
      <w:divsChild>
        <w:div w:id="334458858">
          <w:marLeft w:val="0"/>
          <w:marRight w:val="0"/>
          <w:marTop w:val="0"/>
          <w:marBottom w:val="0"/>
          <w:divBdr>
            <w:top w:val="none" w:sz="0" w:space="0" w:color="auto"/>
            <w:left w:val="none" w:sz="0" w:space="0" w:color="auto"/>
            <w:bottom w:val="none" w:sz="0" w:space="0" w:color="auto"/>
            <w:right w:val="none" w:sz="0" w:space="0" w:color="auto"/>
          </w:divBdr>
        </w:div>
        <w:div w:id="2051101185">
          <w:marLeft w:val="0"/>
          <w:marRight w:val="0"/>
          <w:marTop w:val="0"/>
          <w:marBottom w:val="0"/>
          <w:divBdr>
            <w:top w:val="none" w:sz="0" w:space="0" w:color="auto"/>
            <w:left w:val="none" w:sz="0" w:space="0" w:color="auto"/>
            <w:bottom w:val="none" w:sz="0" w:space="0" w:color="auto"/>
            <w:right w:val="none" w:sz="0" w:space="0" w:color="auto"/>
          </w:divBdr>
        </w:div>
        <w:div w:id="2079739845">
          <w:marLeft w:val="0"/>
          <w:marRight w:val="0"/>
          <w:marTop w:val="0"/>
          <w:marBottom w:val="0"/>
          <w:divBdr>
            <w:top w:val="none" w:sz="0" w:space="0" w:color="auto"/>
            <w:left w:val="none" w:sz="0" w:space="0" w:color="auto"/>
            <w:bottom w:val="none" w:sz="0" w:space="0" w:color="auto"/>
            <w:right w:val="none" w:sz="0" w:space="0" w:color="auto"/>
          </w:divBdr>
        </w:div>
      </w:divsChild>
    </w:div>
    <w:div w:id="249392505">
      <w:bodyDiv w:val="1"/>
      <w:marLeft w:val="0"/>
      <w:marRight w:val="0"/>
      <w:marTop w:val="0"/>
      <w:marBottom w:val="0"/>
      <w:divBdr>
        <w:top w:val="none" w:sz="0" w:space="0" w:color="auto"/>
        <w:left w:val="none" w:sz="0" w:space="0" w:color="auto"/>
        <w:bottom w:val="none" w:sz="0" w:space="0" w:color="auto"/>
        <w:right w:val="none" w:sz="0" w:space="0" w:color="auto"/>
      </w:divBdr>
      <w:divsChild>
        <w:div w:id="1414400027">
          <w:marLeft w:val="0"/>
          <w:marRight w:val="0"/>
          <w:marTop w:val="0"/>
          <w:marBottom w:val="0"/>
          <w:divBdr>
            <w:top w:val="none" w:sz="0" w:space="0" w:color="auto"/>
            <w:left w:val="none" w:sz="0" w:space="0" w:color="auto"/>
            <w:bottom w:val="none" w:sz="0" w:space="0" w:color="auto"/>
            <w:right w:val="none" w:sz="0" w:space="0" w:color="auto"/>
          </w:divBdr>
          <w:divsChild>
            <w:div w:id="26755422">
              <w:marLeft w:val="0"/>
              <w:marRight w:val="0"/>
              <w:marTop w:val="0"/>
              <w:marBottom w:val="0"/>
              <w:divBdr>
                <w:top w:val="none" w:sz="0" w:space="0" w:color="auto"/>
                <w:left w:val="none" w:sz="0" w:space="0" w:color="auto"/>
                <w:bottom w:val="none" w:sz="0" w:space="0" w:color="auto"/>
                <w:right w:val="none" w:sz="0" w:space="0" w:color="auto"/>
              </w:divBdr>
            </w:div>
            <w:div w:id="327372712">
              <w:marLeft w:val="0"/>
              <w:marRight w:val="0"/>
              <w:marTop w:val="0"/>
              <w:marBottom w:val="0"/>
              <w:divBdr>
                <w:top w:val="none" w:sz="0" w:space="0" w:color="auto"/>
                <w:left w:val="none" w:sz="0" w:space="0" w:color="auto"/>
                <w:bottom w:val="none" w:sz="0" w:space="0" w:color="auto"/>
                <w:right w:val="none" w:sz="0" w:space="0" w:color="auto"/>
              </w:divBdr>
            </w:div>
            <w:div w:id="5161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0671">
      <w:bodyDiv w:val="1"/>
      <w:marLeft w:val="0"/>
      <w:marRight w:val="0"/>
      <w:marTop w:val="0"/>
      <w:marBottom w:val="0"/>
      <w:divBdr>
        <w:top w:val="none" w:sz="0" w:space="0" w:color="auto"/>
        <w:left w:val="none" w:sz="0" w:space="0" w:color="auto"/>
        <w:bottom w:val="none" w:sz="0" w:space="0" w:color="auto"/>
        <w:right w:val="none" w:sz="0" w:space="0" w:color="auto"/>
      </w:divBdr>
    </w:div>
    <w:div w:id="257325660">
      <w:bodyDiv w:val="1"/>
      <w:marLeft w:val="0"/>
      <w:marRight w:val="0"/>
      <w:marTop w:val="0"/>
      <w:marBottom w:val="0"/>
      <w:divBdr>
        <w:top w:val="none" w:sz="0" w:space="0" w:color="auto"/>
        <w:left w:val="none" w:sz="0" w:space="0" w:color="auto"/>
        <w:bottom w:val="none" w:sz="0" w:space="0" w:color="auto"/>
        <w:right w:val="none" w:sz="0" w:space="0" w:color="auto"/>
      </w:divBdr>
    </w:div>
    <w:div w:id="258030435">
      <w:bodyDiv w:val="1"/>
      <w:marLeft w:val="0"/>
      <w:marRight w:val="0"/>
      <w:marTop w:val="0"/>
      <w:marBottom w:val="0"/>
      <w:divBdr>
        <w:top w:val="none" w:sz="0" w:space="0" w:color="auto"/>
        <w:left w:val="none" w:sz="0" w:space="0" w:color="auto"/>
        <w:bottom w:val="none" w:sz="0" w:space="0" w:color="auto"/>
        <w:right w:val="none" w:sz="0" w:space="0" w:color="auto"/>
      </w:divBdr>
    </w:div>
    <w:div w:id="258834152">
      <w:bodyDiv w:val="1"/>
      <w:marLeft w:val="0"/>
      <w:marRight w:val="0"/>
      <w:marTop w:val="0"/>
      <w:marBottom w:val="0"/>
      <w:divBdr>
        <w:top w:val="none" w:sz="0" w:space="0" w:color="auto"/>
        <w:left w:val="none" w:sz="0" w:space="0" w:color="auto"/>
        <w:bottom w:val="none" w:sz="0" w:space="0" w:color="auto"/>
        <w:right w:val="none" w:sz="0" w:space="0" w:color="auto"/>
      </w:divBdr>
    </w:div>
    <w:div w:id="266886794">
      <w:bodyDiv w:val="1"/>
      <w:marLeft w:val="0"/>
      <w:marRight w:val="0"/>
      <w:marTop w:val="0"/>
      <w:marBottom w:val="0"/>
      <w:divBdr>
        <w:top w:val="none" w:sz="0" w:space="0" w:color="auto"/>
        <w:left w:val="none" w:sz="0" w:space="0" w:color="auto"/>
        <w:bottom w:val="none" w:sz="0" w:space="0" w:color="auto"/>
        <w:right w:val="none" w:sz="0" w:space="0" w:color="auto"/>
      </w:divBdr>
    </w:div>
    <w:div w:id="268706860">
      <w:bodyDiv w:val="1"/>
      <w:marLeft w:val="0"/>
      <w:marRight w:val="0"/>
      <w:marTop w:val="0"/>
      <w:marBottom w:val="0"/>
      <w:divBdr>
        <w:top w:val="none" w:sz="0" w:space="0" w:color="auto"/>
        <w:left w:val="none" w:sz="0" w:space="0" w:color="auto"/>
        <w:bottom w:val="none" w:sz="0" w:space="0" w:color="auto"/>
        <w:right w:val="none" w:sz="0" w:space="0" w:color="auto"/>
      </w:divBdr>
    </w:div>
    <w:div w:id="268897564">
      <w:bodyDiv w:val="1"/>
      <w:marLeft w:val="0"/>
      <w:marRight w:val="0"/>
      <w:marTop w:val="0"/>
      <w:marBottom w:val="0"/>
      <w:divBdr>
        <w:top w:val="none" w:sz="0" w:space="0" w:color="auto"/>
        <w:left w:val="none" w:sz="0" w:space="0" w:color="auto"/>
        <w:bottom w:val="none" w:sz="0" w:space="0" w:color="auto"/>
        <w:right w:val="none" w:sz="0" w:space="0" w:color="auto"/>
      </w:divBdr>
      <w:divsChild>
        <w:div w:id="1849564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18742">
      <w:bodyDiv w:val="1"/>
      <w:marLeft w:val="0"/>
      <w:marRight w:val="0"/>
      <w:marTop w:val="0"/>
      <w:marBottom w:val="0"/>
      <w:divBdr>
        <w:top w:val="none" w:sz="0" w:space="0" w:color="auto"/>
        <w:left w:val="none" w:sz="0" w:space="0" w:color="auto"/>
        <w:bottom w:val="none" w:sz="0" w:space="0" w:color="auto"/>
        <w:right w:val="none" w:sz="0" w:space="0" w:color="auto"/>
      </w:divBdr>
      <w:divsChild>
        <w:div w:id="1159619932">
          <w:marLeft w:val="0"/>
          <w:marRight w:val="0"/>
          <w:marTop w:val="0"/>
          <w:marBottom w:val="0"/>
          <w:divBdr>
            <w:top w:val="none" w:sz="0" w:space="0" w:color="auto"/>
            <w:left w:val="none" w:sz="0" w:space="0" w:color="auto"/>
            <w:bottom w:val="none" w:sz="0" w:space="0" w:color="auto"/>
            <w:right w:val="none" w:sz="0" w:space="0" w:color="auto"/>
          </w:divBdr>
        </w:div>
        <w:div w:id="1277787527">
          <w:marLeft w:val="0"/>
          <w:marRight w:val="0"/>
          <w:marTop w:val="0"/>
          <w:marBottom w:val="0"/>
          <w:divBdr>
            <w:top w:val="none" w:sz="0" w:space="0" w:color="auto"/>
            <w:left w:val="none" w:sz="0" w:space="0" w:color="auto"/>
            <w:bottom w:val="none" w:sz="0" w:space="0" w:color="auto"/>
            <w:right w:val="none" w:sz="0" w:space="0" w:color="auto"/>
          </w:divBdr>
        </w:div>
      </w:divsChild>
    </w:div>
    <w:div w:id="291593372">
      <w:bodyDiv w:val="1"/>
      <w:marLeft w:val="0"/>
      <w:marRight w:val="0"/>
      <w:marTop w:val="0"/>
      <w:marBottom w:val="0"/>
      <w:divBdr>
        <w:top w:val="none" w:sz="0" w:space="0" w:color="auto"/>
        <w:left w:val="none" w:sz="0" w:space="0" w:color="auto"/>
        <w:bottom w:val="none" w:sz="0" w:space="0" w:color="auto"/>
        <w:right w:val="none" w:sz="0" w:space="0" w:color="auto"/>
      </w:divBdr>
      <w:divsChild>
        <w:div w:id="1027945719">
          <w:marLeft w:val="0"/>
          <w:marRight w:val="0"/>
          <w:marTop w:val="0"/>
          <w:marBottom w:val="0"/>
          <w:divBdr>
            <w:top w:val="none" w:sz="0" w:space="0" w:color="auto"/>
            <w:left w:val="none" w:sz="0" w:space="0" w:color="auto"/>
            <w:bottom w:val="none" w:sz="0" w:space="0" w:color="auto"/>
            <w:right w:val="none" w:sz="0" w:space="0" w:color="auto"/>
          </w:divBdr>
        </w:div>
      </w:divsChild>
    </w:div>
    <w:div w:id="297221285">
      <w:bodyDiv w:val="1"/>
      <w:marLeft w:val="0"/>
      <w:marRight w:val="0"/>
      <w:marTop w:val="0"/>
      <w:marBottom w:val="0"/>
      <w:divBdr>
        <w:top w:val="none" w:sz="0" w:space="0" w:color="auto"/>
        <w:left w:val="none" w:sz="0" w:space="0" w:color="auto"/>
        <w:bottom w:val="none" w:sz="0" w:space="0" w:color="auto"/>
        <w:right w:val="none" w:sz="0" w:space="0" w:color="auto"/>
      </w:divBdr>
      <w:divsChild>
        <w:div w:id="1428892118">
          <w:marLeft w:val="0"/>
          <w:marRight w:val="0"/>
          <w:marTop w:val="0"/>
          <w:marBottom w:val="0"/>
          <w:divBdr>
            <w:top w:val="none" w:sz="0" w:space="0" w:color="auto"/>
            <w:left w:val="none" w:sz="0" w:space="0" w:color="auto"/>
            <w:bottom w:val="none" w:sz="0" w:space="0" w:color="auto"/>
            <w:right w:val="none" w:sz="0" w:space="0" w:color="auto"/>
          </w:divBdr>
          <w:divsChild>
            <w:div w:id="96608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71622">
      <w:bodyDiv w:val="1"/>
      <w:marLeft w:val="0"/>
      <w:marRight w:val="0"/>
      <w:marTop w:val="0"/>
      <w:marBottom w:val="0"/>
      <w:divBdr>
        <w:top w:val="none" w:sz="0" w:space="0" w:color="auto"/>
        <w:left w:val="none" w:sz="0" w:space="0" w:color="auto"/>
        <w:bottom w:val="none" w:sz="0" w:space="0" w:color="auto"/>
        <w:right w:val="none" w:sz="0" w:space="0" w:color="auto"/>
      </w:divBdr>
    </w:div>
    <w:div w:id="320037548">
      <w:bodyDiv w:val="1"/>
      <w:marLeft w:val="0"/>
      <w:marRight w:val="0"/>
      <w:marTop w:val="0"/>
      <w:marBottom w:val="0"/>
      <w:divBdr>
        <w:top w:val="none" w:sz="0" w:space="0" w:color="auto"/>
        <w:left w:val="none" w:sz="0" w:space="0" w:color="auto"/>
        <w:bottom w:val="none" w:sz="0" w:space="0" w:color="auto"/>
        <w:right w:val="none" w:sz="0" w:space="0" w:color="auto"/>
      </w:divBdr>
      <w:divsChild>
        <w:div w:id="2021541530">
          <w:marLeft w:val="0"/>
          <w:marRight w:val="0"/>
          <w:marTop w:val="0"/>
          <w:marBottom w:val="0"/>
          <w:divBdr>
            <w:top w:val="none" w:sz="0" w:space="0" w:color="auto"/>
            <w:left w:val="none" w:sz="0" w:space="0" w:color="auto"/>
            <w:bottom w:val="none" w:sz="0" w:space="0" w:color="auto"/>
            <w:right w:val="none" w:sz="0" w:space="0" w:color="auto"/>
          </w:divBdr>
          <w:divsChild>
            <w:div w:id="11957165">
              <w:marLeft w:val="0"/>
              <w:marRight w:val="0"/>
              <w:marTop w:val="0"/>
              <w:marBottom w:val="0"/>
              <w:divBdr>
                <w:top w:val="none" w:sz="0" w:space="0" w:color="auto"/>
                <w:left w:val="none" w:sz="0" w:space="0" w:color="auto"/>
                <w:bottom w:val="none" w:sz="0" w:space="0" w:color="auto"/>
                <w:right w:val="none" w:sz="0" w:space="0" w:color="auto"/>
              </w:divBdr>
            </w:div>
            <w:div w:id="287248226">
              <w:marLeft w:val="0"/>
              <w:marRight w:val="0"/>
              <w:marTop w:val="0"/>
              <w:marBottom w:val="0"/>
              <w:divBdr>
                <w:top w:val="none" w:sz="0" w:space="0" w:color="auto"/>
                <w:left w:val="none" w:sz="0" w:space="0" w:color="auto"/>
                <w:bottom w:val="none" w:sz="0" w:space="0" w:color="auto"/>
                <w:right w:val="none" w:sz="0" w:space="0" w:color="auto"/>
              </w:divBdr>
            </w:div>
            <w:div w:id="339967137">
              <w:marLeft w:val="0"/>
              <w:marRight w:val="0"/>
              <w:marTop w:val="0"/>
              <w:marBottom w:val="0"/>
              <w:divBdr>
                <w:top w:val="none" w:sz="0" w:space="0" w:color="auto"/>
                <w:left w:val="none" w:sz="0" w:space="0" w:color="auto"/>
                <w:bottom w:val="none" w:sz="0" w:space="0" w:color="auto"/>
                <w:right w:val="none" w:sz="0" w:space="0" w:color="auto"/>
              </w:divBdr>
            </w:div>
            <w:div w:id="351080169">
              <w:marLeft w:val="0"/>
              <w:marRight w:val="0"/>
              <w:marTop w:val="0"/>
              <w:marBottom w:val="0"/>
              <w:divBdr>
                <w:top w:val="none" w:sz="0" w:space="0" w:color="auto"/>
                <w:left w:val="none" w:sz="0" w:space="0" w:color="auto"/>
                <w:bottom w:val="none" w:sz="0" w:space="0" w:color="auto"/>
                <w:right w:val="none" w:sz="0" w:space="0" w:color="auto"/>
              </w:divBdr>
            </w:div>
            <w:div w:id="519466341">
              <w:marLeft w:val="0"/>
              <w:marRight w:val="0"/>
              <w:marTop w:val="0"/>
              <w:marBottom w:val="0"/>
              <w:divBdr>
                <w:top w:val="none" w:sz="0" w:space="0" w:color="auto"/>
                <w:left w:val="none" w:sz="0" w:space="0" w:color="auto"/>
                <w:bottom w:val="none" w:sz="0" w:space="0" w:color="auto"/>
                <w:right w:val="none" w:sz="0" w:space="0" w:color="auto"/>
              </w:divBdr>
            </w:div>
            <w:div w:id="733044121">
              <w:marLeft w:val="0"/>
              <w:marRight w:val="0"/>
              <w:marTop w:val="0"/>
              <w:marBottom w:val="0"/>
              <w:divBdr>
                <w:top w:val="none" w:sz="0" w:space="0" w:color="auto"/>
                <w:left w:val="none" w:sz="0" w:space="0" w:color="auto"/>
                <w:bottom w:val="none" w:sz="0" w:space="0" w:color="auto"/>
                <w:right w:val="none" w:sz="0" w:space="0" w:color="auto"/>
              </w:divBdr>
            </w:div>
            <w:div w:id="733552822">
              <w:marLeft w:val="0"/>
              <w:marRight w:val="0"/>
              <w:marTop w:val="0"/>
              <w:marBottom w:val="0"/>
              <w:divBdr>
                <w:top w:val="none" w:sz="0" w:space="0" w:color="auto"/>
                <w:left w:val="none" w:sz="0" w:space="0" w:color="auto"/>
                <w:bottom w:val="none" w:sz="0" w:space="0" w:color="auto"/>
                <w:right w:val="none" w:sz="0" w:space="0" w:color="auto"/>
              </w:divBdr>
            </w:div>
            <w:div w:id="804549222">
              <w:marLeft w:val="0"/>
              <w:marRight w:val="0"/>
              <w:marTop w:val="0"/>
              <w:marBottom w:val="0"/>
              <w:divBdr>
                <w:top w:val="none" w:sz="0" w:space="0" w:color="auto"/>
                <w:left w:val="none" w:sz="0" w:space="0" w:color="auto"/>
                <w:bottom w:val="none" w:sz="0" w:space="0" w:color="auto"/>
                <w:right w:val="none" w:sz="0" w:space="0" w:color="auto"/>
              </w:divBdr>
            </w:div>
            <w:div w:id="856121850">
              <w:marLeft w:val="0"/>
              <w:marRight w:val="0"/>
              <w:marTop w:val="0"/>
              <w:marBottom w:val="0"/>
              <w:divBdr>
                <w:top w:val="none" w:sz="0" w:space="0" w:color="auto"/>
                <w:left w:val="none" w:sz="0" w:space="0" w:color="auto"/>
                <w:bottom w:val="none" w:sz="0" w:space="0" w:color="auto"/>
                <w:right w:val="none" w:sz="0" w:space="0" w:color="auto"/>
              </w:divBdr>
            </w:div>
            <w:div w:id="939533482">
              <w:marLeft w:val="0"/>
              <w:marRight w:val="0"/>
              <w:marTop w:val="0"/>
              <w:marBottom w:val="0"/>
              <w:divBdr>
                <w:top w:val="none" w:sz="0" w:space="0" w:color="auto"/>
                <w:left w:val="none" w:sz="0" w:space="0" w:color="auto"/>
                <w:bottom w:val="none" w:sz="0" w:space="0" w:color="auto"/>
                <w:right w:val="none" w:sz="0" w:space="0" w:color="auto"/>
              </w:divBdr>
            </w:div>
            <w:div w:id="974678393">
              <w:marLeft w:val="0"/>
              <w:marRight w:val="0"/>
              <w:marTop w:val="0"/>
              <w:marBottom w:val="0"/>
              <w:divBdr>
                <w:top w:val="none" w:sz="0" w:space="0" w:color="auto"/>
                <w:left w:val="none" w:sz="0" w:space="0" w:color="auto"/>
                <w:bottom w:val="none" w:sz="0" w:space="0" w:color="auto"/>
                <w:right w:val="none" w:sz="0" w:space="0" w:color="auto"/>
              </w:divBdr>
            </w:div>
            <w:div w:id="1189952669">
              <w:marLeft w:val="0"/>
              <w:marRight w:val="0"/>
              <w:marTop w:val="0"/>
              <w:marBottom w:val="0"/>
              <w:divBdr>
                <w:top w:val="none" w:sz="0" w:space="0" w:color="auto"/>
                <w:left w:val="none" w:sz="0" w:space="0" w:color="auto"/>
                <w:bottom w:val="none" w:sz="0" w:space="0" w:color="auto"/>
                <w:right w:val="none" w:sz="0" w:space="0" w:color="auto"/>
              </w:divBdr>
            </w:div>
            <w:div w:id="1258247938">
              <w:marLeft w:val="0"/>
              <w:marRight w:val="0"/>
              <w:marTop w:val="0"/>
              <w:marBottom w:val="0"/>
              <w:divBdr>
                <w:top w:val="none" w:sz="0" w:space="0" w:color="auto"/>
                <w:left w:val="none" w:sz="0" w:space="0" w:color="auto"/>
                <w:bottom w:val="none" w:sz="0" w:space="0" w:color="auto"/>
                <w:right w:val="none" w:sz="0" w:space="0" w:color="auto"/>
              </w:divBdr>
            </w:div>
            <w:div w:id="1289624166">
              <w:marLeft w:val="0"/>
              <w:marRight w:val="0"/>
              <w:marTop w:val="0"/>
              <w:marBottom w:val="0"/>
              <w:divBdr>
                <w:top w:val="none" w:sz="0" w:space="0" w:color="auto"/>
                <w:left w:val="none" w:sz="0" w:space="0" w:color="auto"/>
                <w:bottom w:val="none" w:sz="0" w:space="0" w:color="auto"/>
                <w:right w:val="none" w:sz="0" w:space="0" w:color="auto"/>
              </w:divBdr>
            </w:div>
            <w:div w:id="1363286867">
              <w:marLeft w:val="0"/>
              <w:marRight w:val="0"/>
              <w:marTop w:val="0"/>
              <w:marBottom w:val="0"/>
              <w:divBdr>
                <w:top w:val="none" w:sz="0" w:space="0" w:color="auto"/>
                <w:left w:val="none" w:sz="0" w:space="0" w:color="auto"/>
                <w:bottom w:val="none" w:sz="0" w:space="0" w:color="auto"/>
                <w:right w:val="none" w:sz="0" w:space="0" w:color="auto"/>
              </w:divBdr>
            </w:div>
            <w:div w:id="1371147475">
              <w:marLeft w:val="0"/>
              <w:marRight w:val="0"/>
              <w:marTop w:val="0"/>
              <w:marBottom w:val="0"/>
              <w:divBdr>
                <w:top w:val="none" w:sz="0" w:space="0" w:color="auto"/>
                <w:left w:val="none" w:sz="0" w:space="0" w:color="auto"/>
                <w:bottom w:val="none" w:sz="0" w:space="0" w:color="auto"/>
                <w:right w:val="none" w:sz="0" w:space="0" w:color="auto"/>
              </w:divBdr>
            </w:div>
            <w:div w:id="1379283066">
              <w:marLeft w:val="0"/>
              <w:marRight w:val="0"/>
              <w:marTop w:val="0"/>
              <w:marBottom w:val="0"/>
              <w:divBdr>
                <w:top w:val="none" w:sz="0" w:space="0" w:color="auto"/>
                <w:left w:val="none" w:sz="0" w:space="0" w:color="auto"/>
                <w:bottom w:val="none" w:sz="0" w:space="0" w:color="auto"/>
                <w:right w:val="none" w:sz="0" w:space="0" w:color="auto"/>
              </w:divBdr>
            </w:div>
            <w:div w:id="1383558067">
              <w:marLeft w:val="0"/>
              <w:marRight w:val="0"/>
              <w:marTop w:val="0"/>
              <w:marBottom w:val="0"/>
              <w:divBdr>
                <w:top w:val="none" w:sz="0" w:space="0" w:color="auto"/>
                <w:left w:val="none" w:sz="0" w:space="0" w:color="auto"/>
                <w:bottom w:val="none" w:sz="0" w:space="0" w:color="auto"/>
                <w:right w:val="none" w:sz="0" w:space="0" w:color="auto"/>
              </w:divBdr>
            </w:div>
            <w:div w:id="1398282771">
              <w:marLeft w:val="0"/>
              <w:marRight w:val="0"/>
              <w:marTop w:val="0"/>
              <w:marBottom w:val="0"/>
              <w:divBdr>
                <w:top w:val="none" w:sz="0" w:space="0" w:color="auto"/>
                <w:left w:val="none" w:sz="0" w:space="0" w:color="auto"/>
                <w:bottom w:val="none" w:sz="0" w:space="0" w:color="auto"/>
                <w:right w:val="none" w:sz="0" w:space="0" w:color="auto"/>
              </w:divBdr>
            </w:div>
            <w:div w:id="1438257304">
              <w:marLeft w:val="0"/>
              <w:marRight w:val="0"/>
              <w:marTop w:val="0"/>
              <w:marBottom w:val="0"/>
              <w:divBdr>
                <w:top w:val="none" w:sz="0" w:space="0" w:color="auto"/>
                <w:left w:val="none" w:sz="0" w:space="0" w:color="auto"/>
                <w:bottom w:val="none" w:sz="0" w:space="0" w:color="auto"/>
                <w:right w:val="none" w:sz="0" w:space="0" w:color="auto"/>
              </w:divBdr>
            </w:div>
            <w:div w:id="1456485236">
              <w:marLeft w:val="0"/>
              <w:marRight w:val="0"/>
              <w:marTop w:val="0"/>
              <w:marBottom w:val="0"/>
              <w:divBdr>
                <w:top w:val="none" w:sz="0" w:space="0" w:color="auto"/>
                <w:left w:val="none" w:sz="0" w:space="0" w:color="auto"/>
                <w:bottom w:val="none" w:sz="0" w:space="0" w:color="auto"/>
                <w:right w:val="none" w:sz="0" w:space="0" w:color="auto"/>
              </w:divBdr>
            </w:div>
            <w:div w:id="1484812159">
              <w:marLeft w:val="0"/>
              <w:marRight w:val="0"/>
              <w:marTop w:val="0"/>
              <w:marBottom w:val="0"/>
              <w:divBdr>
                <w:top w:val="none" w:sz="0" w:space="0" w:color="auto"/>
                <w:left w:val="none" w:sz="0" w:space="0" w:color="auto"/>
                <w:bottom w:val="none" w:sz="0" w:space="0" w:color="auto"/>
                <w:right w:val="none" w:sz="0" w:space="0" w:color="auto"/>
              </w:divBdr>
            </w:div>
            <w:div w:id="1487551993">
              <w:marLeft w:val="0"/>
              <w:marRight w:val="0"/>
              <w:marTop w:val="0"/>
              <w:marBottom w:val="0"/>
              <w:divBdr>
                <w:top w:val="none" w:sz="0" w:space="0" w:color="auto"/>
                <w:left w:val="none" w:sz="0" w:space="0" w:color="auto"/>
                <w:bottom w:val="none" w:sz="0" w:space="0" w:color="auto"/>
                <w:right w:val="none" w:sz="0" w:space="0" w:color="auto"/>
              </w:divBdr>
            </w:div>
            <w:div w:id="1490247055">
              <w:marLeft w:val="0"/>
              <w:marRight w:val="0"/>
              <w:marTop w:val="0"/>
              <w:marBottom w:val="0"/>
              <w:divBdr>
                <w:top w:val="none" w:sz="0" w:space="0" w:color="auto"/>
                <w:left w:val="none" w:sz="0" w:space="0" w:color="auto"/>
                <w:bottom w:val="none" w:sz="0" w:space="0" w:color="auto"/>
                <w:right w:val="none" w:sz="0" w:space="0" w:color="auto"/>
              </w:divBdr>
            </w:div>
            <w:div w:id="1518544750">
              <w:marLeft w:val="0"/>
              <w:marRight w:val="0"/>
              <w:marTop w:val="0"/>
              <w:marBottom w:val="0"/>
              <w:divBdr>
                <w:top w:val="none" w:sz="0" w:space="0" w:color="auto"/>
                <w:left w:val="none" w:sz="0" w:space="0" w:color="auto"/>
                <w:bottom w:val="none" w:sz="0" w:space="0" w:color="auto"/>
                <w:right w:val="none" w:sz="0" w:space="0" w:color="auto"/>
              </w:divBdr>
            </w:div>
            <w:div w:id="1601789173">
              <w:marLeft w:val="0"/>
              <w:marRight w:val="0"/>
              <w:marTop w:val="0"/>
              <w:marBottom w:val="0"/>
              <w:divBdr>
                <w:top w:val="none" w:sz="0" w:space="0" w:color="auto"/>
                <w:left w:val="none" w:sz="0" w:space="0" w:color="auto"/>
                <w:bottom w:val="none" w:sz="0" w:space="0" w:color="auto"/>
                <w:right w:val="none" w:sz="0" w:space="0" w:color="auto"/>
              </w:divBdr>
            </w:div>
            <w:div w:id="1622877725">
              <w:marLeft w:val="0"/>
              <w:marRight w:val="0"/>
              <w:marTop w:val="0"/>
              <w:marBottom w:val="0"/>
              <w:divBdr>
                <w:top w:val="none" w:sz="0" w:space="0" w:color="auto"/>
                <w:left w:val="none" w:sz="0" w:space="0" w:color="auto"/>
                <w:bottom w:val="none" w:sz="0" w:space="0" w:color="auto"/>
                <w:right w:val="none" w:sz="0" w:space="0" w:color="auto"/>
              </w:divBdr>
            </w:div>
            <w:div w:id="1690139005">
              <w:marLeft w:val="0"/>
              <w:marRight w:val="0"/>
              <w:marTop w:val="0"/>
              <w:marBottom w:val="0"/>
              <w:divBdr>
                <w:top w:val="none" w:sz="0" w:space="0" w:color="auto"/>
                <w:left w:val="none" w:sz="0" w:space="0" w:color="auto"/>
                <w:bottom w:val="none" w:sz="0" w:space="0" w:color="auto"/>
                <w:right w:val="none" w:sz="0" w:space="0" w:color="auto"/>
              </w:divBdr>
            </w:div>
            <w:div w:id="1740131034">
              <w:marLeft w:val="0"/>
              <w:marRight w:val="0"/>
              <w:marTop w:val="0"/>
              <w:marBottom w:val="0"/>
              <w:divBdr>
                <w:top w:val="none" w:sz="0" w:space="0" w:color="auto"/>
                <w:left w:val="none" w:sz="0" w:space="0" w:color="auto"/>
                <w:bottom w:val="none" w:sz="0" w:space="0" w:color="auto"/>
                <w:right w:val="none" w:sz="0" w:space="0" w:color="auto"/>
              </w:divBdr>
            </w:div>
            <w:div w:id="1769158010">
              <w:marLeft w:val="0"/>
              <w:marRight w:val="0"/>
              <w:marTop w:val="0"/>
              <w:marBottom w:val="0"/>
              <w:divBdr>
                <w:top w:val="none" w:sz="0" w:space="0" w:color="auto"/>
                <w:left w:val="none" w:sz="0" w:space="0" w:color="auto"/>
                <w:bottom w:val="none" w:sz="0" w:space="0" w:color="auto"/>
                <w:right w:val="none" w:sz="0" w:space="0" w:color="auto"/>
              </w:divBdr>
            </w:div>
            <w:div w:id="1781994723">
              <w:marLeft w:val="0"/>
              <w:marRight w:val="0"/>
              <w:marTop w:val="0"/>
              <w:marBottom w:val="0"/>
              <w:divBdr>
                <w:top w:val="none" w:sz="0" w:space="0" w:color="auto"/>
                <w:left w:val="none" w:sz="0" w:space="0" w:color="auto"/>
                <w:bottom w:val="none" w:sz="0" w:space="0" w:color="auto"/>
                <w:right w:val="none" w:sz="0" w:space="0" w:color="auto"/>
              </w:divBdr>
            </w:div>
            <w:div w:id="1820222326">
              <w:marLeft w:val="0"/>
              <w:marRight w:val="0"/>
              <w:marTop w:val="0"/>
              <w:marBottom w:val="0"/>
              <w:divBdr>
                <w:top w:val="none" w:sz="0" w:space="0" w:color="auto"/>
                <w:left w:val="none" w:sz="0" w:space="0" w:color="auto"/>
                <w:bottom w:val="none" w:sz="0" w:space="0" w:color="auto"/>
                <w:right w:val="none" w:sz="0" w:space="0" w:color="auto"/>
              </w:divBdr>
            </w:div>
            <w:div w:id="2002585860">
              <w:marLeft w:val="0"/>
              <w:marRight w:val="0"/>
              <w:marTop w:val="0"/>
              <w:marBottom w:val="0"/>
              <w:divBdr>
                <w:top w:val="none" w:sz="0" w:space="0" w:color="auto"/>
                <w:left w:val="none" w:sz="0" w:space="0" w:color="auto"/>
                <w:bottom w:val="none" w:sz="0" w:space="0" w:color="auto"/>
                <w:right w:val="none" w:sz="0" w:space="0" w:color="auto"/>
              </w:divBdr>
            </w:div>
            <w:div w:id="21449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1380">
      <w:bodyDiv w:val="1"/>
      <w:marLeft w:val="0"/>
      <w:marRight w:val="0"/>
      <w:marTop w:val="0"/>
      <w:marBottom w:val="0"/>
      <w:divBdr>
        <w:top w:val="none" w:sz="0" w:space="0" w:color="auto"/>
        <w:left w:val="none" w:sz="0" w:space="0" w:color="auto"/>
        <w:bottom w:val="none" w:sz="0" w:space="0" w:color="auto"/>
        <w:right w:val="none" w:sz="0" w:space="0" w:color="auto"/>
      </w:divBdr>
    </w:div>
    <w:div w:id="348873523">
      <w:bodyDiv w:val="1"/>
      <w:marLeft w:val="0"/>
      <w:marRight w:val="0"/>
      <w:marTop w:val="0"/>
      <w:marBottom w:val="0"/>
      <w:divBdr>
        <w:top w:val="none" w:sz="0" w:space="0" w:color="auto"/>
        <w:left w:val="none" w:sz="0" w:space="0" w:color="auto"/>
        <w:bottom w:val="none" w:sz="0" w:space="0" w:color="auto"/>
        <w:right w:val="none" w:sz="0" w:space="0" w:color="auto"/>
      </w:divBdr>
    </w:div>
    <w:div w:id="351959288">
      <w:bodyDiv w:val="1"/>
      <w:marLeft w:val="0"/>
      <w:marRight w:val="0"/>
      <w:marTop w:val="0"/>
      <w:marBottom w:val="0"/>
      <w:divBdr>
        <w:top w:val="none" w:sz="0" w:space="0" w:color="auto"/>
        <w:left w:val="none" w:sz="0" w:space="0" w:color="auto"/>
        <w:bottom w:val="none" w:sz="0" w:space="0" w:color="auto"/>
        <w:right w:val="none" w:sz="0" w:space="0" w:color="auto"/>
      </w:divBdr>
    </w:div>
    <w:div w:id="353577287">
      <w:bodyDiv w:val="1"/>
      <w:marLeft w:val="0"/>
      <w:marRight w:val="0"/>
      <w:marTop w:val="0"/>
      <w:marBottom w:val="0"/>
      <w:divBdr>
        <w:top w:val="none" w:sz="0" w:space="0" w:color="auto"/>
        <w:left w:val="none" w:sz="0" w:space="0" w:color="auto"/>
        <w:bottom w:val="none" w:sz="0" w:space="0" w:color="auto"/>
        <w:right w:val="none" w:sz="0" w:space="0" w:color="auto"/>
      </w:divBdr>
    </w:div>
    <w:div w:id="372389872">
      <w:bodyDiv w:val="1"/>
      <w:marLeft w:val="0"/>
      <w:marRight w:val="0"/>
      <w:marTop w:val="0"/>
      <w:marBottom w:val="0"/>
      <w:divBdr>
        <w:top w:val="none" w:sz="0" w:space="0" w:color="auto"/>
        <w:left w:val="none" w:sz="0" w:space="0" w:color="auto"/>
        <w:bottom w:val="none" w:sz="0" w:space="0" w:color="auto"/>
        <w:right w:val="none" w:sz="0" w:space="0" w:color="auto"/>
      </w:divBdr>
      <w:divsChild>
        <w:div w:id="186214428">
          <w:marLeft w:val="0"/>
          <w:marRight w:val="0"/>
          <w:marTop w:val="0"/>
          <w:marBottom w:val="0"/>
          <w:divBdr>
            <w:top w:val="none" w:sz="0" w:space="0" w:color="auto"/>
            <w:left w:val="none" w:sz="0" w:space="0" w:color="auto"/>
            <w:bottom w:val="none" w:sz="0" w:space="0" w:color="auto"/>
            <w:right w:val="none" w:sz="0" w:space="0" w:color="auto"/>
          </w:divBdr>
          <w:divsChild>
            <w:div w:id="157423208">
              <w:marLeft w:val="0"/>
              <w:marRight w:val="0"/>
              <w:marTop w:val="0"/>
              <w:marBottom w:val="0"/>
              <w:divBdr>
                <w:top w:val="none" w:sz="0" w:space="0" w:color="auto"/>
                <w:left w:val="none" w:sz="0" w:space="0" w:color="auto"/>
                <w:bottom w:val="none" w:sz="0" w:space="0" w:color="auto"/>
                <w:right w:val="none" w:sz="0" w:space="0" w:color="auto"/>
              </w:divBdr>
            </w:div>
            <w:div w:id="195194501">
              <w:marLeft w:val="0"/>
              <w:marRight w:val="0"/>
              <w:marTop w:val="0"/>
              <w:marBottom w:val="0"/>
              <w:divBdr>
                <w:top w:val="none" w:sz="0" w:space="0" w:color="auto"/>
                <w:left w:val="none" w:sz="0" w:space="0" w:color="auto"/>
                <w:bottom w:val="none" w:sz="0" w:space="0" w:color="auto"/>
                <w:right w:val="none" w:sz="0" w:space="0" w:color="auto"/>
              </w:divBdr>
            </w:div>
            <w:div w:id="393502722">
              <w:marLeft w:val="0"/>
              <w:marRight w:val="0"/>
              <w:marTop w:val="0"/>
              <w:marBottom w:val="0"/>
              <w:divBdr>
                <w:top w:val="none" w:sz="0" w:space="0" w:color="auto"/>
                <w:left w:val="none" w:sz="0" w:space="0" w:color="auto"/>
                <w:bottom w:val="none" w:sz="0" w:space="0" w:color="auto"/>
                <w:right w:val="none" w:sz="0" w:space="0" w:color="auto"/>
              </w:divBdr>
            </w:div>
            <w:div w:id="411970234">
              <w:marLeft w:val="0"/>
              <w:marRight w:val="0"/>
              <w:marTop w:val="0"/>
              <w:marBottom w:val="0"/>
              <w:divBdr>
                <w:top w:val="none" w:sz="0" w:space="0" w:color="auto"/>
                <w:left w:val="none" w:sz="0" w:space="0" w:color="auto"/>
                <w:bottom w:val="none" w:sz="0" w:space="0" w:color="auto"/>
                <w:right w:val="none" w:sz="0" w:space="0" w:color="auto"/>
              </w:divBdr>
            </w:div>
            <w:div w:id="522015336">
              <w:marLeft w:val="0"/>
              <w:marRight w:val="0"/>
              <w:marTop w:val="0"/>
              <w:marBottom w:val="0"/>
              <w:divBdr>
                <w:top w:val="none" w:sz="0" w:space="0" w:color="auto"/>
                <w:left w:val="none" w:sz="0" w:space="0" w:color="auto"/>
                <w:bottom w:val="none" w:sz="0" w:space="0" w:color="auto"/>
                <w:right w:val="none" w:sz="0" w:space="0" w:color="auto"/>
              </w:divBdr>
            </w:div>
            <w:div w:id="599995921">
              <w:marLeft w:val="0"/>
              <w:marRight w:val="0"/>
              <w:marTop w:val="0"/>
              <w:marBottom w:val="0"/>
              <w:divBdr>
                <w:top w:val="none" w:sz="0" w:space="0" w:color="auto"/>
                <w:left w:val="none" w:sz="0" w:space="0" w:color="auto"/>
                <w:bottom w:val="none" w:sz="0" w:space="0" w:color="auto"/>
                <w:right w:val="none" w:sz="0" w:space="0" w:color="auto"/>
              </w:divBdr>
            </w:div>
            <w:div w:id="815493577">
              <w:marLeft w:val="0"/>
              <w:marRight w:val="0"/>
              <w:marTop w:val="0"/>
              <w:marBottom w:val="0"/>
              <w:divBdr>
                <w:top w:val="none" w:sz="0" w:space="0" w:color="auto"/>
                <w:left w:val="none" w:sz="0" w:space="0" w:color="auto"/>
                <w:bottom w:val="none" w:sz="0" w:space="0" w:color="auto"/>
                <w:right w:val="none" w:sz="0" w:space="0" w:color="auto"/>
              </w:divBdr>
            </w:div>
            <w:div w:id="828904453">
              <w:marLeft w:val="0"/>
              <w:marRight w:val="0"/>
              <w:marTop w:val="0"/>
              <w:marBottom w:val="0"/>
              <w:divBdr>
                <w:top w:val="none" w:sz="0" w:space="0" w:color="auto"/>
                <w:left w:val="none" w:sz="0" w:space="0" w:color="auto"/>
                <w:bottom w:val="none" w:sz="0" w:space="0" w:color="auto"/>
                <w:right w:val="none" w:sz="0" w:space="0" w:color="auto"/>
              </w:divBdr>
            </w:div>
            <w:div w:id="870724622">
              <w:marLeft w:val="0"/>
              <w:marRight w:val="0"/>
              <w:marTop w:val="0"/>
              <w:marBottom w:val="0"/>
              <w:divBdr>
                <w:top w:val="none" w:sz="0" w:space="0" w:color="auto"/>
                <w:left w:val="none" w:sz="0" w:space="0" w:color="auto"/>
                <w:bottom w:val="none" w:sz="0" w:space="0" w:color="auto"/>
                <w:right w:val="none" w:sz="0" w:space="0" w:color="auto"/>
              </w:divBdr>
            </w:div>
            <w:div w:id="887496850">
              <w:marLeft w:val="0"/>
              <w:marRight w:val="0"/>
              <w:marTop w:val="0"/>
              <w:marBottom w:val="0"/>
              <w:divBdr>
                <w:top w:val="none" w:sz="0" w:space="0" w:color="auto"/>
                <w:left w:val="none" w:sz="0" w:space="0" w:color="auto"/>
                <w:bottom w:val="none" w:sz="0" w:space="0" w:color="auto"/>
                <w:right w:val="none" w:sz="0" w:space="0" w:color="auto"/>
              </w:divBdr>
            </w:div>
            <w:div w:id="892232310">
              <w:marLeft w:val="0"/>
              <w:marRight w:val="0"/>
              <w:marTop w:val="0"/>
              <w:marBottom w:val="0"/>
              <w:divBdr>
                <w:top w:val="none" w:sz="0" w:space="0" w:color="auto"/>
                <w:left w:val="none" w:sz="0" w:space="0" w:color="auto"/>
                <w:bottom w:val="none" w:sz="0" w:space="0" w:color="auto"/>
                <w:right w:val="none" w:sz="0" w:space="0" w:color="auto"/>
              </w:divBdr>
            </w:div>
            <w:div w:id="1040517394">
              <w:marLeft w:val="0"/>
              <w:marRight w:val="0"/>
              <w:marTop w:val="0"/>
              <w:marBottom w:val="0"/>
              <w:divBdr>
                <w:top w:val="none" w:sz="0" w:space="0" w:color="auto"/>
                <w:left w:val="none" w:sz="0" w:space="0" w:color="auto"/>
                <w:bottom w:val="none" w:sz="0" w:space="0" w:color="auto"/>
                <w:right w:val="none" w:sz="0" w:space="0" w:color="auto"/>
              </w:divBdr>
            </w:div>
            <w:div w:id="1048258775">
              <w:marLeft w:val="0"/>
              <w:marRight w:val="0"/>
              <w:marTop w:val="0"/>
              <w:marBottom w:val="0"/>
              <w:divBdr>
                <w:top w:val="none" w:sz="0" w:space="0" w:color="auto"/>
                <w:left w:val="none" w:sz="0" w:space="0" w:color="auto"/>
                <w:bottom w:val="none" w:sz="0" w:space="0" w:color="auto"/>
                <w:right w:val="none" w:sz="0" w:space="0" w:color="auto"/>
              </w:divBdr>
            </w:div>
            <w:div w:id="1059787918">
              <w:marLeft w:val="0"/>
              <w:marRight w:val="0"/>
              <w:marTop w:val="0"/>
              <w:marBottom w:val="0"/>
              <w:divBdr>
                <w:top w:val="none" w:sz="0" w:space="0" w:color="auto"/>
                <w:left w:val="none" w:sz="0" w:space="0" w:color="auto"/>
                <w:bottom w:val="none" w:sz="0" w:space="0" w:color="auto"/>
                <w:right w:val="none" w:sz="0" w:space="0" w:color="auto"/>
              </w:divBdr>
            </w:div>
            <w:div w:id="1296066635">
              <w:marLeft w:val="0"/>
              <w:marRight w:val="0"/>
              <w:marTop w:val="0"/>
              <w:marBottom w:val="0"/>
              <w:divBdr>
                <w:top w:val="none" w:sz="0" w:space="0" w:color="auto"/>
                <w:left w:val="none" w:sz="0" w:space="0" w:color="auto"/>
                <w:bottom w:val="none" w:sz="0" w:space="0" w:color="auto"/>
                <w:right w:val="none" w:sz="0" w:space="0" w:color="auto"/>
              </w:divBdr>
            </w:div>
            <w:div w:id="1357463420">
              <w:marLeft w:val="0"/>
              <w:marRight w:val="0"/>
              <w:marTop w:val="0"/>
              <w:marBottom w:val="0"/>
              <w:divBdr>
                <w:top w:val="none" w:sz="0" w:space="0" w:color="auto"/>
                <w:left w:val="none" w:sz="0" w:space="0" w:color="auto"/>
                <w:bottom w:val="none" w:sz="0" w:space="0" w:color="auto"/>
                <w:right w:val="none" w:sz="0" w:space="0" w:color="auto"/>
              </w:divBdr>
            </w:div>
            <w:div w:id="1456866909">
              <w:marLeft w:val="0"/>
              <w:marRight w:val="0"/>
              <w:marTop w:val="0"/>
              <w:marBottom w:val="0"/>
              <w:divBdr>
                <w:top w:val="none" w:sz="0" w:space="0" w:color="auto"/>
                <w:left w:val="none" w:sz="0" w:space="0" w:color="auto"/>
                <w:bottom w:val="none" w:sz="0" w:space="0" w:color="auto"/>
                <w:right w:val="none" w:sz="0" w:space="0" w:color="auto"/>
              </w:divBdr>
            </w:div>
            <w:div w:id="1538161354">
              <w:marLeft w:val="0"/>
              <w:marRight w:val="0"/>
              <w:marTop w:val="0"/>
              <w:marBottom w:val="0"/>
              <w:divBdr>
                <w:top w:val="none" w:sz="0" w:space="0" w:color="auto"/>
                <w:left w:val="none" w:sz="0" w:space="0" w:color="auto"/>
                <w:bottom w:val="none" w:sz="0" w:space="0" w:color="auto"/>
                <w:right w:val="none" w:sz="0" w:space="0" w:color="auto"/>
              </w:divBdr>
            </w:div>
            <w:div w:id="1551570336">
              <w:marLeft w:val="0"/>
              <w:marRight w:val="0"/>
              <w:marTop w:val="0"/>
              <w:marBottom w:val="0"/>
              <w:divBdr>
                <w:top w:val="none" w:sz="0" w:space="0" w:color="auto"/>
                <w:left w:val="none" w:sz="0" w:space="0" w:color="auto"/>
                <w:bottom w:val="none" w:sz="0" w:space="0" w:color="auto"/>
                <w:right w:val="none" w:sz="0" w:space="0" w:color="auto"/>
              </w:divBdr>
            </w:div>
            <w:div w:id="1875919528">
              <w:marLeft w:val="0"/>
              <w:marRight w:val="0"/>
              <w:marTop w:val="0"/>
              <w:marBottom w:val="0"/>
              <w:divBdr>
                <w:top w:val="none" w:sz="0" w:space="0" w:color="auto"/>
                <w:left w:val="none" w:sz="0" w:space="0" w:color="auto"/>
                <w:bottom w:val="none" w:sz="0" w:space="0" w:color="auto"/>
                <w:right w:val="none" w:sz="0" w:space="0" w:color="auto"/>
              </w:divBdr>
            </w:div>
            <w:div w:id="1889223309">
              <w:marLeft w:val="0"/>
              <w:marRight w:val="0"/>
              <w:marTop w:val="0"/>
              <w:marBottom w:val="0"/>
              <w:divBdr>
                <w:top w:val="none" w:sz="0" w:space="0" w:color="auto"/>
                <w:left w:val="none" w:sz="0" w:space="0" w:color="auto"/>
                <w:bottom w:val="none" w:sz="0" w:space="0" w:color="auto"/>
                <w:right w:val="none" w:sz="0" w:space="0" w:color="auto"/>
              </w:divBdr>
            </w:div>
            <w:div w:id="1915779503">
              <w:marLeft w:val="0"/>
              <w:marRight w:val="0"/>
              <w:marTop w:val="0"/>
              <w:marBottom w:val="0"/>
              <w:divBdr>
                <w:top w:val="none" w:sz="0" w:space="0" w:color="auto"/>
                <w:left w:val="none" w:sz="0" w:space="0" w:color="auto"/>
                <w:bottom w:val="none" w:sz="0" w:space="0" w:color="auto"/>
                <w:right w:val="none" w:sz="0" w:space="0" w:color="auto"/>
              </w:divBdr>
            </w:div>
            <w:div w:id="19628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6757">
      <w:bodyDiv w:val="1"/>
      <w:marLeft w:val="0"/>
      <w:marRight w:val="0"/>
      <w:marTop w:val="0"/>
      <w:marBottom w:val="0"/>
      <w:divBdr>
        <w:top w:val="none" w:sz="0" w:space="0" w:color="auto"/>
        <w:left w:val="none" w:sz="0" w:space="0" w:color="auto"/>
        <w:bottom w:val="none" w:sz="0" w:space="0" w:color="auto"/>
        <w:right w:val="none" w:sz="0" w:space="0" w:color="auto"/>
      </w:divBdr>
    </w:div>
    <w:div w:id="382288910">
      <w:bodyDiv w:val="1"/>
      <w:marLeft w:val="0"/>
      <w:marRight w:val="0"/>
      <w:marTop w:val="0"/>
      <w:marBottom w:val="0"/>
      <w:divBdr>
        <w:top w:val="none" w:sz="0" w:space="0" w:color="auto"/>
        <w:left w:val="none" w:sz="0" w:space="0" w:color="auto"/>
        <w:bottom w:val="none" w:sz="0" w:space="0" w:color="auto"/>
        <w:right w:val="none" w:sz="0" w:space="0" w:color="auto"/>
      </w:divBdr>
    </w:div>
    <w:div w:id="409930420">
      <w:bodyDiv w:val="1"/>
      <w:marLeft w:val="0"/>
      <w:marRight w:val="0"/>
      <w:marTop w:val="0"/>
      <w:marBottom w:val="0"/>
      <w:divBdr>
        <w:top w:val="none" w:sz="0" w:space="0" w:color="auto"/>
        <w:left w:val="none" w:sz="0" w:space="0" w:color="auto"/>
        <w:bottom w:val="none" w:sz="0" w:space="0" w:color="auto"/>
        <w:right w:val="none" w:sz="0" w:space="0" w:color="auto"/>
      </w:divBdr>
    </w:div>
    <w:div w:id="412092736">
      <w:bodyDiv w:val="1"/>
      <w:marLeft w:val="0"/>
      <w:marRight w:val="0"/>
      <w:marTop w:val="0"/>
      <w:marBottom w:val="0"/>
      <w:divBdr>
        <w:top w:val="none" w:sz="0" w:space="0" w:color="auto"/>
        <w:left w:val="none" w:sz="0" w:space="0" w:color="auto"/>
        <w:bottom w:val="none" w:sz="0" w:space="0" w:color="auto"/>
        <w:right w:val="none" w:sz="0" w:space="0" w:color="auto"/>
      </w:divBdr>
    </w:div>
    <w:div w:id="413674327">
      <w:bodyDiv w:val="1"/>
      <w:marLeft w:val="0"/>
      <w:marRight w:val="0"/>
      <w:marTop w:val="0"/>
      <w:marBottom w:val="0"/>
      <w:divBdr>
        <w:top w:val="none" w:sz="0" w:space="0" w:color="auto"/>
        <w:left w:val="none" w:sz="0" w:space="0" w:color="auto"/>
        <w:bottom w:val="none" w:sz="0" w:space="0" w:color="auto"/>
        <w:right w:val="none" w:sz="0" w:space="0" w:color="auto"/>
      </w:divBdr>
      <w:divsChild>
        <w:div w:id="1605461133">
          <w:marLeft w:val="0"/>
          <w:marRight w:val="0"/>
          <w:marTop w:val="0"/>
          <w:marBottom w:val="0"/>
          <w:divBdr>
            <w:top w:val="none" w:sz="0" w:space="0" w:color="auto"/>
            <w:left w:val="none" w:sz="0" w:space="0" w:color="auto"/>
            <w:bottom w:val="none" w:sz="0" w:space="0" w:color="auto"/>
            <w:right w:val="none" w:sz="0" w:space="0" w:color="auto"/>
          </w:divBdr>
          <w:divsChild>
            <w:div w:id="131099170">
              <w:marLeft w:val="0"/>
              <w:marRight w:val="0"/>
              <w:marTop w:val="0"/>
              <w:marBottom w:val="0"/>
              <w:divBdr>
                <w:top w:val="none" w:sz="0" w:space="0" w:color="auto"/>
                <w:left w:val="none" w:sz="0" w:space="0" w:color="auto"/>
                <w:bottom w:val="none" w:sz="0" w:space="0" w:color="auto"/>
                <w:right w:val="none" w:sz="0" w:space="0" w:color="auto"/>
              </w:divBdr>
            </w:div>
            <w:div w:id="389428292">
              <w:marLeft w:val="0"/>
              <w:marRight w:val="0"/>
              <w:marTop w:val="0"/>
              <w:marBottom w:val="0"/>
              <w:divBdr>
                <w:top w:val="none" w:sz="0" w:space="0" w:color="auto"/>
                <w:left w:val="none" w:sz="0" w:space="0" w:color="auto"/>
                <w:bottom w:val="none" w:sz="0" w:space="0" w:color="auto"/>
                <w:right w:val="none" w:sz="0" w:space="0" w:color="auto"/>
              </w:divBdr>
            </w:div>
            <w:div w:id="618030405">
              <w:marLeft w:val="0"/>
              <w:marRight w:val="0"/>
              <w:marTop w:val="0"/>
              <w:marBottom w:val="0"/>
              <w:divBdr>
                <w:top w:val="none" w:sz="0" w:space="0" w:color="auto"/>
                <w:left w:val="none" w:sz="0" w:space="0" w:color="auto"/>
                <w:bottom w:val="none" w:sz="0" w:space="0" w:color="auto"/>
                <w:right w:val="none" w:sz="0" w:space="0" w:color="auto"/>
              </w:divBdr>
            </w:div>
            <w:div w:id="862478008">
              <w:marLeft w:val="0"/>
              <w:marRight w:val="0"/>
              <w:marTop w:val="0"/>
              <w:marBottom w:val="0"/>
              <w:divBdr>
                <w:top w:val="none" w:sz="0" w:space="0" w:color="auto"/>
                <w:left w:val="none" w:sz="0" w:space="0" w:color="auto"/>
                <w:bottom w:val="none" w:sz="0" w:space="0" w:color="auto"/>
                <w:right w:val="none" w:sz="0" w:space="0" w:color="auto"/>
              </w:divBdr>
            </w:div>
            <w:div w:id="870846974">
              <w:marLeft w:val="0"/>
              <w:marRight w:val="0"/>
              <w:marTop w:val="0"/>
              <w:marBottom w:val="0"/>
              <w:divBdr>
                <w:top w:val="none" w:sz="0" w:space="0" w:color="auto"/>
                <w:left w:val="none" w:sz="0" w:space="0" w:color="auto"/>
                <w:bottom w:val="none" w:sz="0" w:space="0" w:color="auto"/>
                <w:right w:val="none" w:sz="0" w:space="0" w:color="auto"/>
              </w:divBdr>
            </w:div>
            <w:div w:id="1060520262">
              <w:marLeft w:val="0"/>
              <w:marRight w:val="0"/>
              <w:marTop w:val="0"/>
              <w:marBottom w:val="0"/>
              <w:divBdr>
                <w:top w:val="none" w:sz="0" w:space="0" w:color="auto"/>
                <w:left w:val="none" w:sz="0" w:space="0" w:color="auto"/>
                <w:bottom w:val="none" w:sz="0" w:space="0" w:color="auto"/>
                <w:right w:val="none" w:sz="0" w:space="0" w:color="auto"/>
              </w:divBdr>
            </w:div>
            <w:div w:id="1378890753">
              <w:marLeft w:val="0"/>
              <w:marRight w:val="0"/>
              <w:marTop w:val="0"/>
              <w:marBottom w:val="0"/>
              <w:divBdr>
                <w:top w:val="none" w:sz="0" w:space="0" w:color="auto"/>
                <w:left w:val="none" w:sz="0" w:space="0" w:color="auto"/>
                <w:bottom w:val="none" w:sz="0" w:space="0" w:color="auto"/>
                <w:right w:val="none" w:sz="0" w:space="0" w:color="auto"/>
              </w:divBdr>
            </w:div>
            <w:div w:id="1408917696">
              <w:marLeft w:val="0"/>
              <w:marRight w:val="0"/>
              <w:marTop w:val="0"/>
              <w:marBottom w:val="0"/>
              <w:divBdr>
                <w:top w:val="none" w:sz="0" w:space="0" w:color="auto"/>
                <w:left w:val="none" w:sz="0" w:space="0" w:color="auto"/>
                <w:bottom w:val="none" w:sz="0" w:space="0" w:color="auto"/>
                <w:right w:val="none" w:sz="0" w:space="0" w:color="auto"/>
              </w:divBdr>
            </w:div>
            <w:div w:id="15272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43530">
      <w:bodyDiv w:val="1"/>
      <w:marLeft w:val="0"/>
      <w:marRight w:val="0"/>
      <w:marTop w:val="0"/>
      <w:marBottom w:val="0"/>
      <w:divBdr>
        <w:top w:val="none" w:sz="0" w:space="0" w:color="auto"/>
        <w:left w:val="none" w:sz="0" w:space="0" w:color="auto"/>
        <w:bottom w:val="none" w:sz="0" w:space="0" w:color="auto"/>
        <w:right w:val="none" w:sz="0" w:space="0" w:color="auto"/>
      </w:divBdr>
    </w:div>
    <w:div w:id="438260021">
      <w:bodyDiv w:val="1"/>
      <w:marLeft w:val="0"/>
      <w:marRight w:val="0"/>
      <w:marTop w:val="0"/>
      <w:marBottom w:val="0"/>
      <w:divBdr>
        <w:top w:val="none" w:sz="0" w:space="0" w:color="auto"/>
        <w:left w:val="none" w:sz="0" w:space="0" w:color="auto"/>
        <w:bottom w:val="none" w:sz="0" w:space="0" w:color="auto"/>
        <w:right w:val="none" w:sz="0" w:space="0" w:color="auto"/>
      </w:divBdr>
      <w:divsChild>
        <w:div w:id="1940674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767191">
      <w:bodyDiv w:val="1"/>
      <w:marLeft w:val="0"/>
      <w:marRight w:val="0"/>
      <w:marTop w:val="0"/>
      <w:marBottom w:val="0"/>
      <w:divBdr>
        <w:top w:val="none" w:sz="0" w:space="0" w:color="auto"/>
        <w:left w:val="none" w:sz="0" w:space="0" w:color="auto"/>
        <w:bottom w:val="none" w:sz="0" w:space="0" w:color="auto"/>
        <w:right w:val="none" w:sz="0" w:space="0" w:color="auto"/>
      </w:divBdr>
    </w:div>
    <w:div w:id="440875758">
      <w:bodyDiv w:val="1"/>
      <w:marLeft w:val="0"/>
      <w:marRight w:val="0"/>
      <w:marTop w:val="0"/>
      <w:marBottom w:val="0"/>
      <w:divBdr>
        <w:top w:val="none" w:sz="0" w:space="0" w:color="auto"/>
        <w:left w:val="none" w:sz="0" w:space="0" w:color="auto"/>
        <w:bottom w:val="none" w:sz="0" w:space="0" w:color="auto"/>
        <w:right w:val="none" w:sz="0" w:space="0" w:color="auto"/>
      </w:divBdr>
    </w:div>
    <w:div w:id="449671586">
      <w:bodyDiv w:val="1"/>
      <w:marLeft w:val="0"/>
      <w:marRight w:val="0"/>
      <w:marTop w:val="0"/>
      <w:marBottom w:val="0"/>
      <w:divBdr>
        <w:top w:val="none" w:sz="0" w:space="0" w:color="auto"/>
        <w:left w:val="none" w:sz="0" w:space="0" w:color="auto"/>
        <w:bottom w:val="none" w:sz="0" w:space="0" w:color="auto"/>
        <w:right w:val="none" w:sz="0" w:space="0" w:color="auto"/>
      </w:divBdr>
    </w:div>
    <w:div w:id="453444559">
      <w:bodyDiv w:val="1"/>
      <w:marLeft w:val="0"/>
      <w:marRight w:val="0"/>
      <w:marTop w:val="0"/>
      <w:marBottom w:val="0"/>
      <w:divBdr>
        <w:top w:val="none" w:sz="0" w:space="0" w:color="auto"/>
        <w:left w:val="none" w:sz="0" w:space="0" w:color="auto"/>
        <w:bottom w:val="none" w:sz="0" w:space="0" w:color="auto"/>
        <w:right w:val="none" w:sz="0" w:space="0" w:color="auto"/>
      </w:divBdr>
      <w:divsChild>
        <w:div w:id="992369014">
          <w:marLeft w:val="0"/>
          <w:marRight w:val="0"/>
          <w:marTop w:val="0"/>
          <w:marBottom w:val="0"/>
          <w:divBdr>
            <w:top w:val="none" w:sz="0" w:space="0" w:color="auto"/>
            <w:left w:val="none" w:sz="0" w:space="0" w:color="auto"/>
            <w:bottom w:val="none" w:sz="0" w:space="0" w:color="auto"/>
            <w:right w:val="none" w:sz="0" w:space="0" w:color="auto"/>
          </w:divBdr>
          <w:divsChild>
            <w:div w:id="34620893">
              <w:marLeft w:val="0"/>
              <w:marRight w:val="0"/>
              <w:marTop w:val="0"/>
              <w:marBottom w:val="0"/>
              <w:divBdr>
                <w:top w:val="none" w:sz="0" w:space="0" w:color="auto"/>
                <w:left w:val="none" w:sz="0" w:space="0" w:color="auto"/>
                <w:bottom w:val="none" w:sz="0" w:space="0" w:color="auto"/>
                <w:right w:val="none" w:sz="0" w:space="0" w:color="auto"/>
              </w:divBdr>
            </w:div>
            <w:div w:id="227421655">
              <w:marLeft w:val="0"/>
              <w:marRight w:val="0"/>
              <w:marTop w:val="0"/>
              <w:marBottom w:val="0"/>
              <w:divBdr>
                <w:top w:val="none" w:sz="0" w:space="0" w:color="auto"/>
                <w:left w:val="none" w:sz="0" w:space="0" w:color="auto"/>
                <w:bottom w:val="none" w:sz="0" w:space="0" w:color="auto"/>
                <w:right w:val="none" w:sz="0" w:space="0" w:color="auto"/>
              </w:divBdr>
            </w:div>
            <w:div w:id="326370729">
              <w:marLeft w:val="0"/>
              <w:marRight w:val="0"/>
              <w:marTop w:val="0"/>
              <w:marBottom w:val="0"/>
              <w:divBdr>
                <w:top w:val="none" w:sz="0" w:space="0" w:color="auto"/>
                <w:left w:val="none" w:sz="0" w:space="0" w:color="auto"/>
                <w:bottom w:val="none" w:sz="0" w:space="0" w:color="auto"/>
                <w:right w:val="none" w:sz="0" w:space="0" w:color="auto"/>
              </w:divBdr>
            </w:div>
            <w:div w:id="469710560">
              <w:marLeft w:val="0"/>
              <w:marRight w:val="0"/>
              <w:marTop w:val="0"/>
              <w:marBottom w:val="0"/>
              <w:divBdr>
                <w:top w:val="none" w:sz="0" w:space="0" w:color="auto"/>
                <w:left w:val="none" w:sz="0" w:space="0" w:color="auto"/>
                <w:bottom w:val="none" w:sz="0" w:space="0" w:color="auto"/>
                <w:right w:val="none" w:sz="0" w:space="0" w:color="auto"/>
              </w:divBdr>
            </w:div>
            <w:div w:id="636564788">
              <w:marLeft w:val="0"/>
              <w:marRight w:val="0"/>
              <w:marTop w:val="0"/>
              <w:marBottom w:val="0"/>
              <w:divBdr>
                <w:top w:val="none" w:sz="0" w:space="0" w:color="auto"/>
                <w:left w:val="none" w:sz="0" w:space="0" w:color="auto"/>
                <w:bottom w:val="none" w:sz="0" w:space="0" w:color="auto"/>
                <w:right w:val="none" w:sz="0" w:space="0" w:color="auto"/>
              </w:divBdr>
            </w:div>
            <w:div w:id="641807323">
              <w:marLeft w:val="0"/>
              <w:marRight w:val="0"/>
              <w:marTop w:val="0"/>
              <w:marBottom w:val="0"/>
              <w:divBdr>
                <w:top w:val="none" w:sz="0" w:space="0" w:color="auto"/>
                <w:left w:val="none" w:sz="0" w:space="0" w:color="auto"/>
                <w:bottom w:val="none" w:sz="0" w:space="0" w:color="auto"/>
                <w:right w:val="none" w:sz="0" w:space="0" w:color="auto"/>
              </w:divBdr>
            </w:div>
            <w:div w:id="757596429">
              <w:marLeft w:val="0"/>
              <w:marRight w:val="0"/>
              <w:marTop w:val="0"/>
              <w:marBottom w:val="0"/>
              <w:divBdr>
                <w:top w:val="none" w:sz="0" w:space="0" w:color="auto"/>
                <w:left w:val="none" w:sz="0" w:space="0" w:color="auto"/>
                <w:bottom w:val="none" w:sz="0" w:space="0" w:color="auto"/>
                <w:right w:val="none" w:sz="0" w:space="0" w:color="auto"/>
              </w:divBdr>
            </w:div>
            <w:div w:id="769814468">
              <w:marLeft w:val="0"/>
              <w:marRight w:val="0"/>
              <w:marTop w:val="0"/>
              <w:marBottom w:val="0"/>
              <w:divBdr>
                <w:top w:val="none" w:sz="0" w:space="0" w:color="auto"/>
                <w:left w:val="none" w:sz="0" w:space="0" w:color="auto"/>
                <w:bottom w:val="none" w:sz="0" w:space="0" w:color="auto"/>
                <w:right w:val="none" w:sz="0" w:space="0" w:color="auto"/>
              </w:divBdr>
            </w:div>
            <w:div w:id="856164478">
              <w:marLeft w:val="0"/>
              <w:marRight w:val="0"/>
              <w:marTop w:val="0"/>
              <w:marBottom w:val="0"/>
              <w:divBdr>
                <w:top w:val="none" w:sz="0" w:space="0" w:color="auto"/>
                <w:left w:val="none" w:sz="0" w:space="0" w:color="auto"/>
                <w:bottom w:val="none" w:sz="0" w:space="0" w:color="auto"/>
                <w:right w:val="none" w:sz="0" w:space="0" w:color="auto"/>
              </w:divBdr>
            </w:div>
            <w:div w:id="921179534">
              <w:marLeft w:val="0"/>
              <w:marRight w:val="0"/>
              <w:marTop w:val="0"/>
              <w:marBottom w:val="0"/>
              <w:divBdr>
                <w:top w:val="none" w:sz="0" w:space="0" w:color="auto"/>
                <w:left w:val="none" w:sz="0" w:space="0" w:color="auto"/>
                <w:bottom w:val="none" w:sz="0" w:space="0" w:color="auto"/>
                <w:right w:val="none" w:sz="0" w:space="0" w:color="auto"/>
              </w:divBdr>
            </w:div>
            <w:div w:id="996033562">
              <w:marLeft w:val="0"/>
              <w:marRight w:val="0"/>
              <w:marTop w:val="0"/>
              <w:marBottom w:val="0"/>
              <w:divBdr>
                <w:top w:val="none" w:sz="0" w:space="0" w:color="auto"/>
                <w:left w:val="none" w:sz="0" w:space="0" w:color="auto"/>
                <w:bottom w:val="none" w:sz="0" w:space="0" w:color="auto"/>
                <w:right w:val="none" w:sz="0" w:space="0" w:color="auto"/>
              </w:divBdr>
            </w:div>
            <w:div w:id="1130705502">
              <w:marLeft w:val="0"/>
              <w:marRight w:val="0"/>
              <w:marTop w:val="0"/>
              <w:marBottom w:val="0"/>
              <w:divBdr>
                <w:top w:val="none" w:sz="0" w:space="0" w:color="auto"/>
                <w:left w:val="none" w:sz="0" w:space="0" w:color="auto"/>
                <w:bottom w:val="none" w:sz="0" w:space="0" w:color="auto"/>
                <w:right w:val="none" w:sz="0" w:space="0" w:color="auto"/>
              </w:divBdr>
            </w:div>
            <w:div w:id="1225680253">
              <w:marLeft w:val="0"/>
              <w:marRight w:val="0"/>
              <w:marTop w:val="0"/>
              <w:marBottom w:val="0"/>
              <w:divBdr>
                <w:top w:val="none" w:sz="0" w:space="0" w:color="auto"/>
                <w:left w:val="none" w:sz="0" w:space="0" w:color="auto"/>
                <w:bottom w:val="none" w:sz="0" w:space="0" w:color="auto"/>
                <w:right w:val="none" w:sz="0" w:space="0" w:color="auto"/>
              </w:divBdr>
            </w:div>
            <w:div w:id="1302149446">
              <w:marLeft w:val="0"/>
              <w:marRight w:val="0"/>
              <w:marTop w:val="0"/>
              <w:marBottom w:val="0"/>
              <w:divBdr>
                <w:top w:val="none" w:sz="0" w:space="0" w:color="auto"/>
                <w:left w:val="none" w:sz="0" w:space="0" w:color="auto"/>
                <w:bottom w:val="none" w:sz="0" w:space="0" w:color="auto"/>
                <w:right w:val="none" w:sz="0" w:space="0" w:color="auto"/>
              </w:divBdr>
            </w:div>
            <w:div w:id="1309556176">
              <w:marLeft w:val="0"/>
              <w:marRight w:val="0"/>
              <w:marTop w:val="0"/>
              <w:marBottom w:val="0"/>
              <w:divBdr>
                <w:top w:val="none" w:sz="0" w:space="0" w:color="auto"/>
                <w:left w:val="none" w:sz="0" w:space="0" w:color="auto"/>
                <w:bottom w:val="none" w:sz="0" w:space="0" w:color="auto"/>
                <w:right w:val="none" w:sz="0" w:space="0" w:color="auto"/>
              </w:divBdr>
            </w:div>
            <w:div w:id="1423529498">
              <w:marLeft w:val="0"/>
              <w:marRight w:val="0"/>
              <w:marTop w:val="0"/>
              <w:marBottom w:val="0"/>
              <w:divBdr>
                <w:top w:val="none" w:sz="0" w:space="0" w:color="auto"/>
                <w:left w:val="none" w:sz="0" w:space="0" w:color="auto"/>
                <w:bottom w:val="none" w:sz="0" w:space="0" w:color="auto"/>
                <w:right w:val="none" w:sz="0" w:space="0" w:color="auto"/>
              </w:divBdr>
            </w:div>
            <w:div w:id="1454908206">
              <w:marLeft w:val="0"/>
              <w:marRight w:val="0"/>
              <w:marTop w:val="0"/>
              <w:marBottom w:val="0"/>
              <w:divBdr>
                <w:top w:val="none" w:sz="0" w:space="0" w:color="auto"/>
                <w:left w:val="none" w:sz="0" w:space="0" w:color="auto"/>
                <w:bottom w:val="none" w:sz="0" w:space="0" w:color="auto"/>
                <w:right w:val="none" w:sz="0" w:space="0" w:color="auto"/>
              </w:divBdr>
            </w:div>
            <w:div w:id="1648701178">
              <w:marLeft w:val="0"/>
              <w:marRight w:val="0"/>
              <w:marTop w:val="0"/>
              <w:marBottom w:val="0"/>
              <w:divBdr>
                <w:top w:val="none" w:sz="0" w:space="0" w:color="auto"/>
                <w:left w:val="none" w:sz="0" w:space="0" w:color="auto"/>
                <w:bottom w:val="none" w:sz="0" w:space="0" w:color="auto"/>
                <w:right w:val="none" w:sz="0" w:space="0" w:color="auto"/>
              </w:divBdr>
            </w:div>
            <w:div w:id="1746875928">
              <w:marLeft w:val="0"/>
              <w:marRight w:val="0"/>
              <w:marTop w:val="0"/>
              <w:marBottom w:val="0"/>
              <w:divBdr>
                <w:top w:val="none" w:sz="0" w:space="0" w:color="auto"/>
                <w:left w:val="none" w:sz="0" w:space="0" w:color="auto"/>
                <w:bottom w:val="none" w:sz="0" w:space="0" w:color="auto"/>
                <w:right w:val="none" w:sz="0" w:space="0" w:color="auto"/>
              </w:divBdr>
            </w:div>
            <w:div w:id="1747847469">
              <w:marLeft w:val="0"/>
              <w:marRight w:val="0"/>
              <w:marTop w:val="0"/>
              <w:marBottom w:val="0"/>
              <w:divBdr>
                <w:top w:val="none" w:sz="0" w:space="0" w:color="auto"/>
                <w:left w:val="none" w:sz="0" w:space="0" w:color="auto"/>
                <w:bottom w:val="none" w:sz="0" w:space="0" w:color="auto"/>
                <w:right w:val="none" w:sz="0" w:space="0" w:color="auto"/>
              </w:divBdr>
            </w:div>
            <w:div w:id="20573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2375">
      <w:bodyDiv w:val="1"/>
      <w:marLeft w:val="0"/>
      <w:marRight w:val="0"/>
      <w:marTop w:val="0"/>
      <w:marBottom w:val="0"/>
      <w:divBdr>
        <w:top w:val="none" w:sz="0" w:space="0" w:color="auto"/>
        <w:left w:val="none" w:sz="0" w:space="0" w:color="auto"/>
        <w:bottom w:val="none" w:sz="0" w:space="0" w:color="auto"/>
        <w:right w:val="none" w:sz="0" w:space="0" w:color="auto"/>
      </w:divBdr>
    </w:div>
    <w:div w:id="462305796">
      <w:bodyDiv w:val="1"/>
      <w:marLeft w:val="0"/>
      <w:marRight w:val="0"/>
      <w:marTop w:val="0"/>
      <w:marBottom w:val="0"/>
      <w:divBdr>
        <w:top w:val="none" w:sz="0" w:space="0" w:color="auto"/>
        <w:left w:val="none" w:sz="0" w:space="0" w:color="auto"/>
        <w:bottom w:val="none" w:sz="0" w:space="0" w:color="auto"/>
        <w:right w:val="none" w:sz="0" w:space="0" w:color="auto"/>
      </w:divBdr>
    </w:div>
    <w:div w:id="469442221">
      <w:bodyDiv w:val="1"/>
      <w:marLeft w:val="0"/>
      <w:marRight w:val="0"/>
      <w:marTop w:val="0"/>
      <w:marBottom w:val="0"/>
      <w:divBdr>
        <w:top w:val="none" w:sz="0" w:space="0" w:color="auto"/>
        <w:left w:val="none" w:sz="0" w:space="0" w:color="auto"/>
        <w:bottom w:val="none" w:sz="0" w:space="0" w:color="auto"/>
        <w:right w:val="none" w:sz="0" w:space="0" w:color="auto"/>
      </w:divBdr>
    </w:div>
    <w:div w:id="482815333">
      <w:bodyDiv w:val="1"/>
      <w:marLeft w:val="0"/>
      <w:marRight w:val="0"/>
      <w:marTop w:val="0"/>
      <w:marBottom w:val="0"/>
      <w:divBdr>
        <w:top w:val="none" w:sz="0" w:space="0" w:color="auto"/>
        <w:left w:val="none" w:sz="0" w:space="0" w:color="auto"/>
        <w:bottom w:val="none" w:sz="0" w:space="0" w:color="auto"/>
        <w:right w:val="none" w:sz="0" w:space="0" w:color="auto"/>
      </w:divBdr>
    </w:div>
    <w:div w:id="491606950">
      <w:bodyDiv w:val="1"/>
      <w:marLeft w:val="0"/>
      <w:marRight w:val="0"/>
      <w:marTop w:val="0"/>
      <w:marBottom w:val="0"/>
      <w:divBdr>
        <w:top w:val="none" w:sz="0" w:space="0" w:color="auto"/>
        <w:left w:val="none" w:sz="0" w:space="0" w:color="auto"/>
        <w:bottom w:val="none" w:sz="0" w:space="0" w:color="auto"/>
        <w:right w:val="none" w:sz="0" w:space="0" w:color="auto"/>
      </w:divBdr>
    </w:div>
    <w:div w:id="494076224">
      <w:bodyDiv w:val="1"/>
      <w:marLeft w:val="0"/>
      <w:marRight w:val="0"/>
      <w:marTop w:val="0"/>
      <w:marBottom w:val="0"/>
      <w:divBdr>
        <w:top w:val="none" w:sz="0" w:space="0" w:color="auto"/>
        <w:left w:val="none" w:sz="0" w:space="0" w:color="auto"/>
        <w:bottom w:val="none" w:sz="0" w:space="0" w:color="auto"/>
        <w:right w:val="none" w:sz="0" w:space="0" w:color="auto"/>
      </w:divBdr>
    </w:div>
    <w:div w:id="515920748">
      <w:bodyDiv w:val="1"/>
      <w:marLeft w:val="0"/>
      <w:marRight w:val="0"/>
      <w:marTop w:val="0"/>
      <w:marBottom w:val="0"/>
      <w:divBdr>
        <w:top w:val="none" w:sz="0" w:space="0" w:color="auto"/>
        <w:left w:val="none" w:sz="0" w:space="0" w:color="auto"/>
        <w:bottom w:val="none" w:sz="0" w:space="0" w:color="auto"/>
        <w:right w:val="none" w:sz="0" w:space="0" w:color="auto"/>
      </w:divBdr>
    </w:div>
    <w:div w:id="521631954">
      <w:bodyDiv w:val="1"/>
      <w:marLeft w:val="0"/>
      <w:marRight w:val="0"/>
      <w:marTop w:val="0"/>
      <w:marBottom w:val="0"/>
      <w:divBdr>
        <w:top w:val="none" w:sz="0" w:space="0" w:color="auto"/>
        <w:left w:val="none" w:sz="0" w:space="0" w:color="auto"/>
        <w:bottom w:val="none" w:sz="0" w:space="0" w:color="auto"/>
        <w:right w:val="none" w:sz="0" w:space="0" w:color="auto"/>
      </w:divBdr>
    </w:div>
    <w:div w:id="550577587">
      <w:bodyDiv w:val="1"/>
      <w:marLeft w:val="0"/>
      <w:marRight w:val="0"/>
      <w:marTop w:val="0"/>
      <w:marBottom w:val="0"/>
      <w:divBdr>
        <w:top w:val="none" w:sz="0" w:space="0" w:color="auto"/>
        <w:left w:val="none" w:sz="0" w:space="0" w:color="auto"/>
        <w:bottom w:val="none" w:sz="0" w:space="0" w:color="auto"/>
        <w:right w:val="none" w:sz="0" w:space="0" w:color="auto"/>
      </w:divBdr>
    </w:div>
    <w:div w:id="555287019">
      <w:bodyDiv w:val="1"/>
      <w:marLeft w:val="0"/>
      <w:marRight w:val="0"/>
      <w:marTop w:val="0"/>
      <w:marBottom w:val="0"/>
      <w:divBdr>
        <w:top w:val="none" w:sz="0" w:space="0" w:color="auto"/>
        <w:left w:val="none" w:sz="0" w:space="0" w:color="auto"/>
        <w:bottom w:val="none" w:sz="0" w:space="0" w:color="auto"/>
        <w:right w:val="none" w:sz="0" w:space="0" w:color="auto"/>
      </w:divBdr>
      <w:divsChild>
        <w:div w:id="937560722">
          <w:marLeft w:val="0"/>
          <w:marRight w:val="0"/>
          <w:marTop w:val="0"/>
          <w:marBottom w:val="0"/>
          <w:divBdr>
            <w:top w:val="none" w:sz="0" w:space="0" w:color="auto"/>
            <w:left w:val="none" w:sz="0" w:space="0" w:color="auto"/>
            <w:bottom w:val="none" w:sz="0" w:space="0" w:color="auto"/>
            <w:right w:val="none" w:sz="0" w:space="0" w:color="auto"/>
          </w:divBdr>
          <w:divsChild>
            <w:div w:id="1121999116">
              <w:marLeft w:val="0"/>
              <w:marRight w:val="0"/>
              <w:marTop w:val="0"/>
              <w:marBottom w:val="0"/>
              <w:divBdr>
                <w:top w:val="none" w:sz="0" w:space="0" w:color="auto"/>
                <w:left w:val="none" w:sz="0" w:space="0" w:color="auto"/>
                <w:bottom w:val="none" w:sz="0" w:space="0" w:color="auto"/>
                <w:right w:val="none" w:sz="0" w:space="0" w:color="auto"/>
              </w:divBdr>
            </w:div>
            <w:div w:id="1232278661">
              <w:marLeft w:val="0"/>
              <w:marRight w:val="0"/>
              <w:marTop w:val="0"/>
              <w:marBottom w:val="0"/>
              <w:divBdr>
                <w:top w:val="none" w:sz="0" w:space="0" w:color="auto"/>
                <w:left w:val="none" w:sz="0" w:space="0" w:color="auto"/>
                <w:bottom w:val="none" w:sz="0" w:space="0" w:color="auto"/>
                <w:right w:val="none" w:sz="0" w:space="0" w:color="auto"/>
              </w:divBdr>
            </w:div>
            <w:div w:id="15987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8184">
      <w:bodyDiv w:val="1"/>
      <w:marLeft w:val="0"/>
      <w:marRight w:val="0"/>
      <w:marTop w:val="0"/>
      <w:marBottom w:val="0"/>
      <w:divBdr>
        <w:top w:val="none" w:sz="0" w:space="0" w:color="auto"/>
        <w:left w:val="none" w:sz="0" w:space="0" w:color="auto"/>
        <w:bottom w:val="none" w:sz="0" w:space="0" w:color="auto"/>
        <w:right w:val="none" w:sz="0" w:space="0" w:color="auto"/>
      </w:divBdr>
    </w:div>
    <w:div w:id="590551420">
      <w:bodyDiv w:val="1"/>
      <w:marLeft w:val="0"/>
      <w:marRight w:val="0"/>
      <w:marTop w:val="0"/>
      <w:marBottom w:val="0"/>
      <w:divBdr>
        <w:top w:val="none" w:sz="0" w:space="0" w:color="auto"/>
        <w:left w:val="none" w:sz="0" w:space="0" w:color="auto"/>
        <w:bottom w:val="none" w:sz="0" w:space="0" w:color="auto"/>
        <w:right w:val="none" w:sz="0" w:space="0" w:color="auto"/>
      </w:divBdr>
    </w:div>
    <w:div w:id="596258279">
      <w:bodyDiv w:val="1"/>
      <w:marLeft w:val="0"/>
      <w:marRight w:val="0"/>
      <w:marTop w:val="0"/>
      <w:marBottom w:val="0"/>
      <w:divBdr>
        <w:top w:val="none" w:sz="0" w:space="0" w:color="auto"/>
        <w:left w:val="none" w:sz="0" w:space="0" w:color="auto"/>
        <w:bottom w:val="none" w:sz="0" w:space="0" w:color="auto"/>
        <w:right w:val="none" w:sz="0" w:space="0" w:color="auto"/>
      </w:divBdr>
      <w:divsChild>
        <w:div w:id="1489713205">
          <w:marLeft w:val="0"/>
          <w:marRight w:val="0"/>
          <w:marTop w:val="0"/>
          <w:marBottom w:val="0"/>
          <w:divBdr>
            <w:top w:val="single" w:sz="2" w:space="0" w:color="E3E3E3"/>
            <w:left w:val="single" w:sz="2" w:space="0" w:color="E3E3E3"/>
            <w:bottom w:val="single" w:sz="2" w:space="0" w:color="E3E3E3"/>
            <w:right w:val="single" w:sz="2" w:space="0" w:color="E3E3E3"/>
          </w:divBdr>
          <w:divsChild>
            <w:div w:id="533690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7183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1913086">
      <w:bodyDiv w:val="1"/>
      <w:marLeft w:val="0"/>
      <w:marRight w:val="0"/>
      <w:marTop w:val="0"/>
      <w:marBottom w:val="0"/>
      <w:divBdr>
        <w:top w:val="none" w:sz="0" w:space="0" w:color="auto"/>
        <w:left w:val="none" w:sz="0" w:space="0" w:color="auto"/>
        <w:bottom w:val="none" w:sz="0" w:space="0" w:color="auto"/>
        <w:right w:val="none" w:sz="0" w:space="0" w:color="auto"/>
      </w:divBdr>
    </w:div>
    <w:div w:id="602226034">
      <w:bodyDiv w:val="1"/>
      <w:marLeft w:val="0"/>
      <w:marRight w:val="0"/>
      <w:marTop w:val="0"/>
      <w:marBottom w:val="0"/>
      <w:divBdr>
        <w:top w:val="none" w:sz="0" w:space="0" w:color="auto"/>
        <w:left w:val="none" w:sz="0" w:space="0" w:color="auto"/>
        <w:bottom w:val="none" w:sz="0" w:space="0" w:color="auto"/>
        <w:right w:val="none" w:sz="0" w:space="0" w:color="auto"/>
      </w:divBdr>
    </w:div>
    <w:div w:id="606428891">
      <w:bodyDiv w:val="1"/>
      <w:marLeft w:val="0"/>
      <w:marRight w:val="0"/>
      <w:marTop w:val="0"/>
      <w:marBottom w:val="0"/>
      <w:divBdr>
        <w:top w:val="none" w:sz="0" w:space="0" w:color="auto"/>
        <w:left w:val="none" w:sz="0" w:space="0" w:color="auto"/>
        <w:bottom w:val="none" w:sz="0" w:space="0" w:color="auto"/>
        <w:right w:val="none" w:sz="0" w:space="0" w:color="auto"/>
      </w:divBdr>
      <w:divsChild>
        <w:div w:id="952592085">
          <w:marLeft w:val="0"/>
          <w:marRight w:val="0"/>
          <w:marTop w:val="0"/>
          <w:marBottom w:val="0"/>
          <w:divBdr>
            <w:top w:val="none" w:sz="0" w:space="0" w:color="auto"/>
            <w:left w:val="none" w:sz="0" w:space="0" w:color="auto"/>
            <w:bottom w:val="none" w:sz="0" w:space="0" w:color="auto"/>
            <w:right w:val="none" w:sz="0" w:space="0" w:color="auto"/>
          </w:divBdr>
          <w:divsChild>
            <w:div w:id="3123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88798">
      <w:bodyDiv w:val="1"/>
      <w:marLeft w:val="0"/>
      <w:marRight w:val="0"/>
      <w:marTop w:val="0"/>
      <w:marBottom w:val="0"/>
      <w:divBdr>
        <w:top w:val="none" w:sz="0" w:space="0" w:color="auto"/>
        <w:left w:val="none" w:sz="0" w:space="0" w:color="auto"/>
        <w:bottom w:val="none" w:sz="0" w:space="0" w:color="auto"/>
        <w:right w:val="none" w:sz="0" w:space="0" w:color="auto"/>
      </w:divBdr>
    </w:div>
    <w:div w:id="636766666">
      <w:bodyDiv w:val="1"/>
      <w:marLeft w:val="0"/>
      <w:marRight w:val="0"/>
      <w:marTop w:val="0"/>
      <w:marBottom w:val="0"/>
      <w:divBdr>
        <w:top w:val="none" w:sz="0" w:space="0" w:color="auto"/>
        <w:left w:val="none" w:sz="0" w:space="0" w:color="auto"/>
        <w:bottom w:val="none" w:sz="0" w:space="0" w:color="auto"/>
        <w:right w:val="none" w:sz="0" w:space="0" w:color="auto"/>
      </w:divBdr>
    </w:div>
    <w:div w:id="643975254">
      <w:bodyDiv w:val="1"/>
      <w:marLeft w:val="0"/>
      <w:marRight w:val="0"/>
      <w:marTop w:val="0"/>
      <w:marBottom w:val="0"/>
      <w:divBdr>
        <w:top w:val="none" w:sz="0" w:space="0" w:color="auto"/>
        <w:left w:val="none" w:sz="0" w:space="0" w:color="auto"/>
        <w:bottom w:val="none" w:sz="0" w:space="0" w:color="auto"/>
        <w:right w:val="none" w:sz="0" w:space="0" w:color="auto"/>
      </w:divBdr>
    </w:div>
    <w:div w:id="656572222">
      <w:bodyDiv w:val="1"/>
      <w:marLeft w:val="0"/>
      <w:marRight w:val="0"/>
      <w:marTop w:val="0"/>
      <w:marBottom w:val="0"/>
      <w:divBdr>
        <w:top w:val="none" w:sz="0" w:space="0" w:color="auto"/>
        <w:left w:val="none" w:sz="0" w:space="0" w:color="auto"/>
        <w:bottom w:val="none" w:sz="0" w:space="0" w:color="auto"/>
        <w:right w:val="none" w:sz="0" w:space="0" w:color="auto"/>
      </w:divBdr>
    </w:div>
    <w:div w:id="662008072">
      <w:bodyDiv w:val="1"/>
      <w:marLeft w:val="0"/>
      <w:marRight w:val="0"/>
      <w:marTop w:val="0"/>
      <w:marBottom w:val="0"/>
      <w:divBdr>
        <w:top w:val="none" w:sz="0" w:space="0" w:color="auto"/>
        <w:left w:val="none" w:sz="0" w:space="0" w:color="auto"/>
        <w:bottom w:val="none" w:sz="0" w:space="0" w:color="auto"/>
        <w:right w:val="none" w:sz="0" w:space="0" w:color="auto"/>
      </w:divBdr>
    </w:div>
    <w:div w:id="678192874">
      <w:bodyDiv w:val="1"/>
      <w:marLeft w:val="0"/>
      <w:marRight w:val="0"/>
      <w:marTop w:val="0"/>
      <w:marBottom w:val="0"/>
      <w:divBdr>
        <w:top w:val="none" w:sz="0" w:space="0" w:color="auto"/>
        <w:left w:val="none" w:sz="0" w:space="0" w:color="auto"/>
        <w:bottom w:val="none" w:sz="0" w:space="0" w:color="auto"/>
        <w:right w:val="none" w:sz="0" w:space="0" w:color="auto"/>
      </w:divBdr>
      <w:divsChild>
        <w:div w:id="1968201595">
          <w:marLeft w:val="0"/>
          <w:marRight w:val="0"/>
          <w:marTop w:val="0"/>
          <w:marBottom w:val="0"/>
          <w:divBdr>
            <w:top w:val="none" w:sz="0" w:space="0" w:color="auto"/>
            <w:left w:val="none" w:sz="0" w:space="0" w:color="auto"/>
            <w:bottom w:val="none" w:sz="0" w:space="0" w:color="auto"/>
            <w:right w:val="none" w:sz="0" w:space="0" w:color="auto"/>
          </w:divBdr>
          <w:divsChild>
            <w:div w:id="42800388">
              <w:marLeft w:val="0"/>
              <w:marRight w:val="0"/>
              <w:marTop w:val="0"/>
              <w:marBottom w:val="0"/>
              <w:divBdr>
                <w:top w:val="none" w:sz="0" w:space="0" w:color="auto"/>
                <w:left w:val="none" w:sz="0" w:space="0" w:color="auto"/>
                <w:bottom w:val="none" w:sz="0" w:space="0" w:color="auto"/>
                <w:right w:val="none" w:sz="0" w:space="0" w:color="auto"/>
              </w:divBdr>
            </w:div>
            <w:div w:id="49960542">
              <w:marLeft w:val="0"/>
              <w:marRight w:val="0"/>
              <w:marTop w:val="0"/>
              <w:marBottom w:val="0"/>
              <w:divBdr>
                <w:top w:val="none" w:sz="0" w:space="0" w:color="auto"/>
                <w:left w:val="none" w:sz="0" w:space="0" w:color="auto"/>
                <w:bottom w:val="none" w:sz="0" w:space="0" w:color="auto"/>
                <w:right w:val="none" w:sz="0" w:space="0" w:color="auto"/>
              </w:divBdr>
            </w:div>
            <w:div w:id="366687479">
              <w:marLeft w:val="0"/>
              <w:marRight w:val="0"/>
              <w:marTop w:val="0"/>
              <w:marBottom w:val="0"/>
              <w:divBdr>
                <w:top w:val="none" w:sz="0" w:space="0" w:color="auto"/>
                <w:left w:val="none" w:sz="0" w:space="0" w:color="auto"/>
                <w:bottom w:val="none" w:sz="0" w:space="0" w:color="auto"/>
                <w:right w:val="none" w:sz="0" w:space="0" w:color="auto"/>
              </w:divBdr>
            </w:div>
            <w:div w:id="379325839">
              <w:marLeft w:val="0"/>
              <w:marRight w:val="0"/>
              <w:marTop w:val="0"/>
              <w:marBottom w:val="0"/>
              <w:divBdr>
                <w:top w:val="none" w:sz="0" w:space="0" w:color="auto"/>
                <w:left w:val="none" w:sz="0" w:space="0" w:color="auto"/>
                <w:bottom w:val="none" w:sz="0" w:space="0" w:color="auto"/>
                <w:right w:val="none" w:sz="0" w:space="0" w:color="auto"/>
              </w:divBdr>
            </w:div>
            <w:div w:id="554241352">
              <w:marLeft w:val="0"/>
              <w:marRight w:val="0"/>
              <w:marTop w:val="0"/>
              <w:marBottom w:val="0"/>
              <w:divBdr>
                <w:top w:val="none" w:sz="0" w:space="0" w:color="auto"/>
                <w:left w:val="none" w:sz="0" w:space="0" w:color="auto"/>
                <w:bottom w:val="none" w:sz="0" w:space="0" w:color="auto"/>
                <w:right w:val="none" w:sz="0" w:space="0" w:color="auto"/>
              </w:divBdr>
            </w:div>
            <w:div w:id="776406213">
              <w:marLeft w:val="0"/>
              <w:marRight w:val="0"/>
              <w:marTop w:val="0"/>
              <w:marBottom w:val="0"/>
              <w:divBdr>
                <w:top w:val="none" w:sz="0" w:space="0" w:color="auto"/>
                <w:left w:val="none" w:sz="0" w:space="0" w:color="auto"/>
                <w:bottom w:val="none" w:sz="0" w:space="0" w:color="auto"/>
                <w:right w:val="none" w:sz="0" w:space="0" w:color="auto"/>
              </w:divBdr>
            </w:div>
            <w:div w:id="865560753">
              <w:marLeft w:val="0"/>
              <w:marRight w:val="0"/>
              <w:marTop w:val="0"/>
              <w:marBottom w:val="0"/>
              <w:divBdr>
                <w:top w:val="none" w:sz="0" w:space="0" w:color="auto"/>
                <w:left w:val="none" w:sz="0" w:space="0" w:color="auto"/>
                <w:bottom w:val="none" w:sz="0" w:space="0" w:color="auto"/>
                <w:right w:val="none" w:sz="0" w:space="0" w:color="auto"/>
              </w:divBdr>
            </w:div>
            <w:div w:id="967123542">
              <w:marLeft w:val="0"/>
              <w:marRight w:val="0"/>
              <w:marTop w:val="0"/>
              <w:marBottom w:val="0"/>
              <w:divBdr>
                <w:top w:val="none" w:sz="0" w:space="0" w:color="auto"/>
                <w:left w:val="none" w:sz="0" w:space="0" w:color="auto"/>
                <w:bottom w:val="none" w:sz="0" w:space="0" w:color="auto"/>
                <w:right w:val="none" w:sz="0" w:space="0" w:color="auto"/>
              </w:divBdr>
            </w:div>
            <w:div w:id="985822030">
              <w:marLeft w:val="0"/>
              <w:marRight w:val="0"/>
              <w:marTop w:val="0"/>
              <w:marBottom w:val="0"/>
              <w:divBdr>
                <w:top w:val="none" w:sz="0" w:space="0" w:color="auto"/>
                <w:left w:val="none" w:sz="0" w:space="0" w:color="auto"/>
                <w:bottom w:val="none" w:sz="0" w:space="0" w:color="auto"/>
                <w:right w:val="none" w:sz="0" w:space="0" w:color="auto"/>
              </w:divBdr>
            </w:div>
            <w:div w:id="1028608352">
              <w:marLeft w:val="0"/>
              <w:marRight w:val="0"/>
              <w:marTop w:val="0"/>
              <w:marBottom w:val="0"/>
              <w:divBdr>
                <w:top w:val="none" w:sz="0" w:space="0" w:color="auto"/>
                <w:left w:val="none" w:sz="0" w:space="0" w:color="auto"/>
                <w:bottom w:val="none" w:sz="0" w:space="0" w:color="auto"/>
                <w:right w:val="none" w:sz="0" w:space="0" w:color="auto"/>
              </w:divBdr>
            </w:div>
            <w:div w:id="1031491097">
              <w:marLeft w:val="0"/>
              <w:marRight w:val="0"/>
              <w:marTop w:val="0"/>
              <w:marBottom w:val="0"/>
              <w:divBdr>
                <w:top w:val="none" w:sz="0" w:space="0" w:color="auto"/>
                <w:left w:val="none" w:sz="0" w:space="0" w:color="auto"/>
                <w:bottom w:val="none" w:sz="0" w:space="0" w:color="auto"/>
                <w:right w:val="none" w:sz="0" w:space="0" w:color="auto"/>
              </w:divBdr>
            </w:div>
            <w:div w:id="1078019302">
              <w:marLeft w:val="0"/>
              <w:marRight w:val="0"/>
              <w:marTop w:val="0"/>
              <w:marBottom w:val="0"/>
              <w:divBdr>
                <w:top w:val="none" w:sz="0" w:space="0" w:color="auto"/>
                <w:left w:val="none" w:sz="0" w:space="0" w:color="auto"/>
                <w:bottom w:val="none" w:sz="0" w:space="0" w:color="auto"/>
                <w:right w:val="none" w:sz="0" w:space="0" w:color="auto"/>
              </w:divBdr>
            </w:div>
            <w:div w:id="1327630979">
              <w:marLeft w:val="0"/>
              <w:marRight w:val="0"/>
              <w:marTop w:val="0"/>
              <w:marBottom w:val="0"/>
              <w:divBdr>
                <w:top w:val="none" w:sz="0" w:space="0" w:color="auto"/>
                <w:left w:val="none" w:sz="0" w:space="0" w:color="auto"/>
                <w:bottom w:val="none" w:sz="0" w:space="0" w:color="auto"/>
                <w:right w:val="none" w:sz="0" w:space="0" w:color="auto"/>
              </w:divBdr>
            </w:div>
            <w:div w:id="1540438746">
              <w:marLeft w:val="0"/>
              <w:marRight w:val="0"/>
              <w:marTop w:val="0"/>
              <w:marBottom w:val="0"/>
              <w:divBdr>
                <w:top w:val="none" w:sz="0" w:space="0" w:color="auto"/>
                <w:left w:val="none" w:sz="0" w:space="0" w:color="auto"/>
                <w:bottom w:val="none" w:sz="0" w:space="0" w:color="auto"/>
                <w:right w:val="none" w:sz="0" w:space="0" w:color="auto"/>
              </w:divBdr>
            </w:div>
            <w:div w:id="1611662147">
              <w:marLeft w:val="0"/>
              <w:marRight w:val="0"/>
              <w:marTop w:val="0"/>
              <w:marBottom w:val="0"/>
              <w:divBdr>
                <w:top w:val="none" w:sz="0" w:space="0" w:color="auto"/>
                <w:left w:val="none" w:sz="0" w:space="0" w:color="auto"/>
                <w:bottom w:val="none" w:sz="0" w:space="0" w:color="auto"/>
                <w:right w:val="none" w:sz="0" w:space="0" w:color="auto"/>
              </w:divBdr>
            </w:div>
            <w:div w:id="1675914140">
              <w:marLeft w:val="0"/>
              <w:marRight w:val="0"/>
              <w:marTop w:val="0"/>
              <w:marBottom w:val="0"/>
              <w:divBdr>
                <w:top w:val="none" w:sz="0" w:space="0" w:color="auto"/>
                <w:left w:val="none" w:sz="0" w:space="0" w:color="auto"/>
                <w:bottom w:val="none" w:sz="0" w:space="0" w:color="auto"/>
                <w:right w:val="none" w:sz="0" w:space="0" w:color="auto"/>
              </w:divBdr>
            </w:div>
            <w:div w:id="1765491320">
              <w:marLeft w:val="0"/>
              <w:marRight w:val="0"/>
              <w:marTop w:val="0"/>
              <w:marBottom w:val="0"/>
              <w:divBdr>
                <w:top w:val="none" w:sz="0" w:space="0" w:color="auto"/>
                <w:left w:val="none" w:sz="0" w:space="0" w:color="auto"/>
                <w:bottom w:val="none" w:sz="0" w:space="0" w:color="auto"/>
                <w:right w:val="none" w:sz="0" w:space="0" w:color="auto"/>
              </w:divBdr>
            </w:div>
            <w:div w:id="1865555882">
              <w:marLeft w:val="0"/>
              <w:marRight w:val="0"/>
              <w:marTop w:val="0"/>
              <w:marBottom w:val="0"/>
              <w:divBdr>
                <w:top w:val="none" w:sz="0" w:space="0" w:color="auto"/>
                <w:left w:val="none" w:sz="0" w:space="0" w:color="auto"/>
                <w:bottom w:val="none" w:sz="0" w:space="0" w:color="auto"/>
                <w:right w:val="none" w:sz="0" w:space="0" w:color="auto"/>
              </w:divBdr>
            </w:div>
            <w:div w:id="1936666974">
              <w:marLeft w:val="0"/>
              <w:marRight w:val="0"/>
              <w:marTop w:val="0"/>
              <w:marBottom w:val="0"/>
              <w:divBdr>
                <w:top w:val="none" w:sz="0" w:space="0" w:color="auto"/>
                <w:left w:val="none" w:sz="0" w:space="0" w:color="auto"/>
                <w:bottom w:val="none" w:sz="0" w:space="0" w:color="auto"/>
                <w:right w:val="none" w:sz="0" w:space="0" w:color="auto"/>
              </w:divBdr>
            </w:div>
            <w:div w:id="2004316015">
              <w:marLeft w:val="0"/>
              <w:marRight w:val="0"/>
              <w:marTop w:val="0"/>
              <w:marBottom w:val="0"/>
              <w:divBdr>
                <w:top w:val="none" w:sz="0" w:space="0" w:color="auto"/>
                <w:left w:val="none" w:sz="0" w:space="0" w:color="auto"/>
                <w:bottom w:val="none" w:sz="0" w:space="0" w:color="auto"/>
                <w:right w:val="none" w:sz="0" w:space="0" w:color="auto"/>
              </w:divBdr>
            </w:div>
            <w:div w:id="20911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26298">
      <w:bodyDiv w:val="1"/>
      <w:marLeft w:val="0"/>
      <w:marRight w:val="0"/>
      <w:marTop w:val="0"/>
      <w:marBottom w:val="0"/>
      <w:divBdr>
        <w:top w:val="none" w:sz="0" w:space="0" w:color="auto"/>
        <w:left w:val="none" w:sz="0" w:space="0" w:color="auto"/>
        <w:bottom w:val="none" w:sz="0" w:space="0" w:color="auto"/>
        <w:right w:val="none" w:sz="0" w:space="0" w:color="auto"/>
      </w:divBdr>
      <w:divsChild>
        <w:div w:id="201207972">
          <w:marLeft w:val="0"/>
          <w:marRight w:val="0"/>
          <w:marTop w:val="0"/>
          <w:marBottom w:val="0"/>
          <w:divBdr>
            <w:top w:val="none" w:sz="0" w:space="0" w:color="auto"/>
            <w:left w:val="none" w:sz="0" w:space="0" w:color="auto"/>
            <w:bottom w:val="none" w:sz="0" w:space="0" w:color="auto"/>
            <w:right w:val="none" w:sz="0" w:space="0" w:color="auto"/>
          </w:divBdr>
          <w:divsChild>
            <w:div w:id="649748759">
              <w:marLeft w:val="0"/>
              <w:marRight w:val="0"/>
              <w:marTop w:val="0"/>
              <w:marBottom w:val="0"/>
              <w:divBdr>
                <w:top w:val="none" w:sz="0" w:space="0" w:color="auto"/>
                <w:left w:val="none" w:sz="0" w:space="0" w:color="auto"/>
                <w:bottom w:val="none" w:sz="0" w:space="0" w:color="auto"/>
                <w:right w:val="none" w:sz="0" w:space="0" w:color="auto"/>
              </w:divBdr>
            </w:div>
            <w:div w:id="16304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4337">
      <w:bodyDiv w:val="1"/>
      <w:marLeft w:val="0"/>
      <w:marRight w:val="0"/>
      <w:marTop w:val="0"/>
      <w:marBottom w:val="0"/>
      <w:divBdr>
        <w:top w:val="none" w:sz="0" w:space="0" w:color="auto"/>
        <w:left w:val="none" w:sz="0" w:space="0" w:color="auto"/>
        <w:bottom w:val="none" w:sz="0" w:space="0" w:color="auto"/>
        <w:right w:val="none" w:sz="0" w:space="0" w:color="auto"/>
      </w:divBdr>
    </w:div>
    <w:div w:id="752630769">
      <w:bodyDiv w:val="1"/>
      <w:marLeft w:val="0"/>
      <w:marRight w:val="0"/>
      <w:marTop w:val="0"/>
      <w:marBottom w:val="0"/>
      <w:divBdr>
        <w:top w:val="none" w:sz="0" w:space="0" w:color="auto"/>
        <w:left w:val="none" w:sz="0" w:space="0" w:color="auto"/>
        <w:bottom w:val="none" w:sz="0" w:space="0" w:color="auto"/>
        <w:right w:val="none" w:sz="0" w:space="0" w:color="auto"/>
      </w:divBdr>
      <w:divsChild>
        <w:div w:id="1324234340">
          <w:marLeft w:val="0"/>
          <w:marRight w:val="0"/>
          <w:marTop w:val="0"/>
          <w:marBottom w:val="0"/>
          <w:divBdr>
            <w:top w:val="none" w:sz="0" w:space="0" w:color="auto"/>
            <w:left w:val="none" w:sz="0" w:space="0" w:color="auto"/>
            <w:bottom w:val="none" w:sz="0" w:space="0" w:color="auto"/>
            <w:right w:val="none" w:sz="0" w:space="0" w:color="auto"/>
          </w:divBdr>
          <w:divsChild>
            <w:div w:id="80218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0581">
      <w:bodyDiv w:val="1"/>
      <w:marLeft w:val="0"/>
      <w:marRight w:val="0"/>
      <w:marTop w:val="0"/>
      <w:marBottom w:val="0"/>
      <w:divBdr>
        <w:top w:val="none" w:sz="0" w:space="0" w:color="auto"/>
        <w:left w:val="none" w:sz="0" w:space="0" w:color="auto"/>
        <w:bottom w:val="none" w:sz="0" w:space="0" w:color="auto"/>
        <w:right w:val="none" w:sz="0" w:space="0" w:color="auto"/>
      </w:divBdr>
    </w:div>
    <w:div w:id="769206607">
      <w:bodyDiv w:val="1"/>
      <w:marLeft w:val="0"/>
      <w:marRight w:val="0"/>
      <w:marTop w:val="0"/>
      <w:marBottom w:val="0"/>
      <w:divBdr>
        <w:top w:val="none" w:sz="0" w:space="0" w:color="auto"/>
        <w:left w:val="none" w:sz="0" w:space="0" w:color="auto"/>
        <w:bottom w:val="none" w:sz="0" w:space="0" w:color="auto"/>
        <w:right w:val="none" w:sz="0" w:space="0" w:color="auto"/>
      </w:divBdr>
    </w:div>
    <w:div w:id="769813041">
      <w:bodyDiv w:val="1"/>
      <w:marLeft w:val="0"/>
      <w:marRight w:val="0"/>
      <w:marTop w:val="0"/>
      <w:marBottom w:val="0"/>
      <w:divBdr>
        <w:top w:val="none" w:sz="0" w:space="0" w:color="auto"/>
        <w:left w:val="none" w:sz="0" w:space="0" w:color="auto"/>
        <w:bottom w:val="none" w:sz="0" w:space="0" w:color="auto"/>
        <w:right w:val="none" w:sz="0" w:space="0" w:color="auto"/>
      </w:divBdr>
    </w:div>
    <w:div w:id="782072788">
      <w:bodyDiv w:val="1"/>
      <w:marLeft w:val="0"/>
      <w:marRight w:val="0"/>
      <w:marTop w:val="0"/>
      <w:marBottom w:val="0"/>
      <w:divBdr>
        <w:top w:val="none" w:sz="0" w:space="0" w:color="auto"/>
        <w:left w:val="none" w:sz="0" w:space="0" w:color="auto"/>
        <w:bottom w:val="none" w:sz="0" w:space="0" w:color="auto"/>
        <w:right w:val="none" w:sz="0" w:space="0" w:color="auto"/>
      </w:divBdr>
      <w:divsChild>
        <w:div w:id="709382835">
          <w:marLeft w:val="0"/>
          <w:marRight w:val="0"/>
          <w:marTop w:val="0"/>
          <w:marBottom w:val="0"/>
          <w:divBdr>
            <w:top w:val="none" w:sz="0" w:space="0" w:color="auto"/>
            <w:left w:val="none" w:sz="0" w:space="0" w:color="auto"/>
            <w:bottom w:val="none" w:sz="0" w:space="0" w:color="auto"/>
            <w:right w:val="none" w:sz="0" w:space="0" w:color="auto"/>
          </w:divBdr>
          <w:divsChild>
            <w:div w:id="19093922">
              <w:marLeft w:val="0"/>
              <w:marRight w:val="0"/>
              <w:marTop w:val="0"/>
              <w:marBottom w:val="0"/>
              <w:divBdr>
                <w:top w:val="none" w:sz="0" w:space="0" w:color="auto"/>
                <w:left w:val="none" w:sz="0" w:space="0" w:color="auto"/>
                <w:bottom w:val="none" w:sz="0" w:space="0" w:color="auto"/>
                <w:right w:val="none" w:sz="0" w:space="0" w:color="auto"/>
              </w:divBdr>
            </w:div>
            <w:div w:id="34352025">
              <w:marLeft w:val="0"/>
              <w:marRight w:val="0"/>
              <w:marTop w:val="0"/>
              <w:marBottom w:val="0"/>
              <w:divBdr>
                <w:top w:val="none" w:sz="0" w:space="0" w:color="auto"/>
                <w:left w:val="none" w:sz="0" w:space="0" w:color="auto"/>
                <w:bottom w:val="none" w:sz="0" w:space="0" w:color="auto"/>
                <w:right w:val="none" w:sz="0" w:space="0" w:color="auto"/>
              </w:divBdr>
            </w:div>
            <w:div w:id="40205949">
              <w:marLeft w:val="0"/>
              <w:marRight w:val="0"/>
              <w:marTop w:val="0"/>
              <w:marBottom w:val="0"/>
              <w:divBdr>
                <w:top w:val="none" w:sz="0" w:space="0" w:color="auto"/>
                <w:left w:val="none" w:sz="0" w:space="0" w:color="auto"/>
                <w:bottom w:val="none" w:sz="0" w:space="0" w:color="auto"/>
                <w:right w:val="none" w:sz="0" w:space="0" w:color="auto"/>
              </w:divBdr>
            </w:div>
            <w:div w:id="90248506">
              <w:marLeft w:val="0"/>
              <w:marRight w:val="0"/>
              <w:marTop w:val="0"/>
              <w:marBottom w:val="0"/>
              <w:divBdr>
                <w:top w:val="none" w:sz="0" w:space="0" w:color="auto"/>
                <w:left w:val="none" w:sz="0" w:space="0" w:color="auto"/>
                <w:bottom w:val="none" w:sz="0" w:space="0" w:color="auto"/>
                <w:right w:val="none" w:sz="0" w:space="0" w:color="auto"/>
              </w:divBdr>
            </w:div>
            <w:div w:id="142746889">
              <w:marLeft w:val="0"/>
              <w:marRight w:val="0"/>
              <w:marTop w:val="0"/>
              <w:marBottom w:val="0"/>
              <w:divBdr>
                <w:top w:val="none" w:sz="0" w:space="0" w:color="auto"/>
                <w:left w:val="none" w:sz="0" w:space="0" w:color="auto"/>
                <w:bottom w:val="none" w:sz="0" w:space="0" w:color="auto"/>
                <w:right w:val="none" w:sz="0" w:space="0" w:color="auto"/>
              </w:divBdr>
            </w:div>
            <w:div w:id="291979959">
              <w:marLeft w:val="0"/>
              <w:marRight w:val="0"/>
              <w:marTop w:val="0"/>
              <w:marBottom w:val="0"/>
              <w:divBdr>
                <w:top w:val="none" w:sz="0" w:space="0" w:color="auto"/>
                <w:left w:val="none" w:sz="0" w:space="0" w:color="auto"/>
                <w:bottom w:val="none" w:sz="0" w:space="0" w:color="auto"/>
                <w:right w:val="none" w:sz="0" w:space="0" w:color="auto"/>
              </w:divBdr>
            </w:div>
            <w:div w:id="344599279">
              <w:marLeft w:val="0"/>
              <w:marRight w:val="0"/>
              <w:marTop w:val="0"/>
              <w:marBottom w:val="0"/>
              <w:divBdr>
                <w:top w:val="none" w:sz="0" w:space="0" w:color="auto"/>
                <w:left w:val="none" w:sz="0" w:space="0" w:color="auto"/>
                <w:bottom w:val="none" w:sz="0" w:space="0" w:color="auto"/>
                <w:right w:val="none" w:sz="0" w:space="0" w:color="auto"/>
              </w:divBdr>
            </w:div>
            <w:div w:id="403065318">
              <w:marLeft w:val="0"/>
              <w:marRight w:val="0"/>
              <w:marTop w:val="0"/>
              <w:marBottom w:val="0"/>
              <w:divBdr>
                <w:top w:val="none" w:sz="0" w:space="0" w:color="auto"/>
                <w:left w:val="none" w:sz="0" w:space="0" w:color="auto"/>
                <w:bottom w:val="none" w:sz="0" w:space="0" w:color="auto"/>
                <w:right w:val="none" w:sz="0" w:space="0" w:color="auto"/>
              </w:divBdr>
            </w:div>
            <w:div w:id="411857580">
              <w:marLeft w:val="0"/>
              <w:marRight w:val="0"/>
              <w:marTop w:val="0"/>
              <w:marBottom w:val="0"/>
              <w:divBdr>
                <w:top w:val="none" w:sz="0" w:space="0" w:color="auto"/>
                <w:left w:val="none" w:sz="0" w:space="0" w:color="auto"/>
                <w:bottom w:val="none" w:sz="0" w:space="0" w:color="auto"/>
                <w:right w:val="none" w:sz="0" w:space="0" w:color="auto"/>
              </w:divBdr>
            </w:div>
            <w:div w:id="419106026">
              <w:marLeft w:val="0"/>
              <w:marRight w:val="0"/>
              <w:marTop w:val="0"/>
              <w:marBottom w:val="0"/>
              <w:divBdr>
                <w:top w:val="none" w:sz="0" w:space="0" w:color="auto"/>
                <w:left w:val="none" w:sz="0" w:space="0" w:color="auto"/>
                <w:bottom w:val="none" w:sz="0" w:space="0" w:color="auto"/>
                <w:right w:val="none" w:sz="0" w:space="0" w:color="auto"/>
              </w:divBdr>
            </w:div>
            <w:div w:id="468473385">
              <w:marLeft w:val="0"/>
              <w:marRight w:val="0"/>
              <w:marTop w:val="0"/>
              <w:marBottom w:val="0"/>
              <w:divBdr>
                <w:top w:val="none" w:sz="0" w:space="0" w:color="auto"/>
                <w:left w:val="none" w:sz="0" w:space="0" w:color="auto"/>
                <w:bottom w:val="none" w:sz="0" w:space="0" w:color="auto"/>
                <w:right w:val="none" w:sz="0" w:space="0" w:color="auto"/>
              </w:divBdr>
            </w:div>
            <w:div w:id="479806723">
              <w:marLeft w:val="0"/>
              <w:marRight w:val="0"/>
              <w:marTop w:val="0"/>
              <w:marBottom w:val="0"/>
              <w:divBdr>
                <w:top w:val="none" w:sz="0" w:space="0" w:color="auto"/>
                <w:left w:val="none" w:sz="0" w:space="0" w:color="auto"/>
                <w:bottom w:val="none" w:sz="0" w:space="0" w:color="auto"/>
                <w:right w:val="none" w:sz="0" w:space="0" w:color="auto"/>
              </w:divBdr>
            </w:div>
            <w:div w:id="566845595">
              <w:marLeft w:val="0"/>
              <w:marRight w:val="0"/>
              <w:marTop w:val="0"/>
              <w:marBottom w:val="0"/>
              <w:divBdr>
                <w:top w:val="none" w:sz="0" w:space="0" w:color="auto"/>
                <w:left w:val="none" w:sz="0" w:space="0" w:color="auto"/>
                <w:bottom w:val="none" w:sz="0" w:space="0" w:color="auto"/>
                <w:right w:val="none" w:sz="0" w:space="0" w:color="auto"/>
              </w:divBdr>
            </w:div>
            <w:div w:id="579490409">
              <w:marLeft w:val="0"/>
              <w:marRight w:val="0"/>
              <w:marTop w:val="0"/>
              <w:marBottom w:val="0"/>
              <w:divBdr>
                <w:top w:val="none" w:sz="0" w:space="0" w:color="auto"/>
                <w:left w:val="none" w:sz="0" w:space="0" w:color="auto"/>
                <w:bottom w:val="none" w:sz="0" w:space="0" w:color="auto"/>
                <w:right w:val="none" w:sz="0" w:space="0" w:color="auto"/>
              </w:divBdr>
            </w:div>
            <w:div w:id="654914117">
              <w:marLeft w:val="0"/>
              <w:marRight w:val="0"/>
              <w:marTop w:val="0"/>
              <w:marBottom w:val="0"/>
              <w:divBdr>
                <w:top w:val="none" w:sz="0" w:space="0" w:color="auto"/>
                <w:left w:val="none" w:sz="0" w:space="0" w:color="auto"/>
                <w:bottom w:val="none" w:sz="0" w:space="0" w:color="auto"/>
                <w:right w:val="none" w:sz="0" w:space="0" w:color="auto"/>
              </w:divBdr>
            </w:div>
            <w:div w:id="679085884">
              <w:marLeft w:val="0"/>
              <w:marRight w:val="0"/>
              <w:marTop w:val="0"/>
              <w:marBottom w:val="0"/>
              <w:divBdr>
                <w:top w:val="none" w:sz="0" w:space="0" w:color="auto"/>
                <w:left w:val="none" w:sz="0" w:space="0" w:color="auto"/>
                <w:bottom w:val="none" w:sz="0" w:space="0" w:color="auto"/>
                <w:right w:val="none" w:sz="0" w:space="0" w:color="auto"/>
              </w:divBdr>
            </w:div>
            <w:div w:id="751392017">
              <w:marLeft w:val="0"/>
              <w:marRight w:val="0"/>
              <w:marTop w:val="0"/>
              <w:marBottom w:val="0"/>
              <w:divBdr>
                <w:top w:val="none" w:sz="0" w:space="0" w:color="auto"/>
                <w:left w:val="none" w:sz="0" w:space="0" w:color="auto"/>
                <w:bottom w:val="none" w:sz="0" w:space="0" w:color="auto"/>
                <w:right w:val="none" w:sz="0" w:space="0" w:color="auto"/>
              </w:divBdr>
            </w:div>
            <w:div w:id="767386286">
              <w:marLeft w:val="0"/>
              <w:marRight w:val="0"/>
              <w:marTop w:val="0"/>
              <w:marBottom w:val="0"/>
              <w:divBdr>
                <w:top w:val="none" w:sz="0" w:space="0" w:color="auto"/>
                <w:left w:val="none" w:sz="0" w:space="0" w:color="auto"/>
                <w:bottom w:val="none" w:sz="0" w:space="0" w:color="auto"/>
                <w:right w:val="none" w:sz="0" w:space="0" w:color="auto"/>
              </w:divBdr>
            </w:div>
            <w:div w:id="812523449">
              <w:marLeft w:val="0"/>
              <w:marRight w:val="0"/>
              <w:marTop w:val="0"/>
              <w:marBottom w:val="0"/>
              <w:divBdr>
                <w:top w:val="none" w:sz="0" w:space="0" w:color="auto"/>
                <w:left w:val="none" w:sz="0" w:space="0" w:color="auto"/>
                <w:bottom w:val="none" w:sz="0" w:space="0" w:color="auto"/>
                <w:right w:val="none" w:sz="0" w:space="0" w:color="auto"/>
              </w:divBdr>
            </w:div>
            <w:div w:id="840854445">
              <w:marLeft w:val="0"/>
              <w:marRight w:val="0"/>
              <w:marTop w:val="0"/>
              <w:marBottom w:val="0"/>
              <w:divBdr>
                <w:top w:val="none" w:sz="0" w:space="0" w:color="auto"/>
                <w:left w:val="none" w:sz="0" w:space="0" w:color="auto"/>
                <w:bottom w:val="none" w:sz="0" w:space="0" w:color="auto"/>
                <w:right w:val="none" w:sz="0" w:space="0" w:color="auto"/>
              </w:divBdr>
            </w:div>
            <w:div w:id="866413407">
              <w:marLeft w:val="0"/>
              <w:marRight w:val="0"/>
              <w:marTop w:val="0"/>
              <w:marBottom w:val="0"/>
              <w:divBdr>
                <w:top w:val="none" w:sz="0" w:space="0" w:color="auto"/>
                <w:left w:val="none" w:sz="0" w:space="0" w:color="auto"/>
                <w:bottom w:val="none" w:sz="0" w:space="0" w:color="auto"/>
                <w:right w:val="none" w:sz="0" w:space="0" w:color="auto"/>
              </w:divBdr>
            </w:div>
            <w:div w:id="879628377">
              <w:marLeft w:val="0"/>
              <w:marRight w:val="0"/>
              <w:marTop w:val="0"/>
              <w:marBottom w:val="0"/>
              <w:divBdr>
                <w:top w:val="none" w:sz="0" w:space="0" w:color="auto"/>
                <w:left w:val="none" w:sz="0" w:space="0" w:color="auto"/>
                <w:bottom w:val="none" w:sz="0" w:space="0" w:color="auto"/>
                <w:right w:val="none" w:sz="0" w:space="0" w:color="auto"/>
              </w:divBdr>
            </w:div>
            <w:div w:id="901604520">
              <w:marLeft w:val="0"/>
              <w:marRight w:val="0"/>
              <w:marTop w:val="0"/>
              <w:marBottom w:val="0"/>
              <w:divBdr>
                <w:top w:val="none" w:sz="0" w:space="0" w:color="auto"/>
                <w:left w:val="none" w:sz="0" w:space="0" w:color="auto"/>
                <w:bottom w:val="none" w:sz="0" w:space="0" w:color="auto"/>
                <w:right w:val="none" w:sz="0" w:space="0" w:color="auto"/>
              </w:divBdr>
            </w:div>
            <w:div w:id="968165150">
              <w:marLeft w:val="0"/>
              <w:marRight w:val="0"/>
              <w:marTop w:val="0"/>
              <w:marBottom w:val="0"/>
              <w:divBdr>
                <w:top w:val="none" w:sz="0" w:space="0" w:color="auto"/>
                <w:left w:val="none" w:sz="0" w:space="0" w:color="auto"/>
                <w:bottom w:val="none" w:sz="0" w:space="0" w:color="auto"/>
                <w:right w:val="none" w:sz="0" w:space="0" w:color="auto"/>
              </w:divBdr>
            </w:div>
            <w:div w:id="971138392">
              <w:marLeft w:val="0"/>
              <w:marRight w:val="0"/>
              <w:marTop w:val="0"/>
              <w:marBottom w:val="0"/>
              <w:divBdr>
                <w:top w:val="none" w:sz="0" w:space="0" w:color="auto"/>
                <w:left w:val="none" w:sz="0" w:space="0" w:color="auto"/>
                <w:bottom w:val="none" w:sz="0" w:space="0" w:color="auto"/>
                <w:right w:val="none" w:sz="0" w:space="0" w:color="auto"/>
              </w:divBdr>
            </w:div>
            <w:div w:id="985858288">
              <w:marLeft w:val="0"/>
              <w:marRight w:val="0"/>
              <w:marTop w:val="0"/>
              <w:marBottom w:val="0"/>
              <w:divBdr>
                <w:top w:val="none" w:sz="0" w:space="0" w:color="auto"/>
                <w:left w:val="none" w:sz="0" w:space="0" w:color="auto"/>
                <w:bottom w:val="none" w:sz="0" w:space="0" w:color="auto"/>
                <w:right w:val="none" w:sz="0" w:space="0" w:color="auto"/>
              </w:divBdr>
            </w:div>
            <w:div w:id="1003976335">
              <w:marLeft w:val="0"/>
              <w:marRight w:val="0"/>
              <w:marTop w:val="0"/>
              <w:marBottom w:val="0"/>
              <w:divBdr>
                <w:top w:val="none" w:sz="0" w:space="0" w:color="auto"/>
                <w:left w:val="none" w:sz="0" w:space="0" w:color="auto"/>
                <w:bottom w:val="none" w:sz="0" w:space="0" w:color="auto"/>
                <w:right w:val="none" w:sz="0" w:space="0" w:color="auto"/>
              </w:divBdr>
            </w:div>
            <w:div w:id="1008025249">
              <w:marLeft w:val="0"/>
              <w:marRight w:val="0"/>
              <w:marTop w:val="0"/>
              <w:marBottom w:val="0"/>
              <w:divBdr>
                <w:top w:val="none" w:sz="0" w:space="0" w:color="auto"/>
                <w:left w:val="none" w:sz="0" w:space="0" w:color="auto"/>
                <w:bottom w:val="none" w:sz="0" w:space="0" w:color="auto"/>
                <w:right w:val="none" w:sz="0" w:space="0" w:color="auto"/>
              </w:divBdr>
            </w:div>
            <w:div w:id="1062142933">
              <w:marLeft w:val="0"/>
              <w:marRight w:val="0"/>
              <w:marTop w:val="0"/>
              <w:marBottom w:val="0"/>
              <w:divBdr>
                <w:top w:val="none" w:sz="0" w:space="0" w:color="auto"/>
                <w:left w:val="none" w:sz="0" w:space="0" w:color="auto"/>
                <w:bottom w:val="none" w:sz="0" w:space="0" w:color="auto"/>
                <w:right w:val="none" w:sz="0" w:space="0" w:color="auto"/>
              </w:divBdr>
            </w:div>
            <w:div w:id="1105614470">
              <w:marLeft w:val="0"/>
              <w:marRight w:val="0"/>
              <w:marTop w:val="0"/>
              <w:marBottom w:val="0"/>
              <w:divBdr>
                <w:top w:val="none" w:sz="0" w:space="0" w:color="auto"/>
                <w:left w:val="none" w:sz="0" w:space="0" w:color="auto"/>
                <w:bottom w:val="none" w:sz="0" w:space="0" w:color="auto"/>
                <w:right w:val="none" w:sz="0" w:space="0" w:color="auto"/>
              </w:divBdr>
            </w:div>
            <w:div w:id="1133408774">
              <w:marLeft w:val="0"/>
              <w:marRight w:val="0"/>
              <w:marTop w:val="0"/>
              <w:marBottom w:val="0"/>
              <w:divBdr>
                <w:top w:val="none" w:sz="0" w:space="0" w:color="auto"/>
                <w:left w:val="none" w:sz="0" w:space="0" w:color="auto"/>
                <w:bottom w:val="none" w:sz="0" w:space="0" w:color="auto"/>
                <w:right w:val="none" w:sz="0" w:space="0" w:color="auto"/>
              </w:divBdr>
            </w:div>
            <w:div w:id="1273364923">
              <w:marLeft w:val="0"/>
              <w:marRight w:val="0"/>
              <w:marTop w:val="0"/>
              <w:marBottom w:val="0"/>
              <w:divBdr>
                <w:top w:val="none" w:sz="0" w:space="0" w:color="auto"/>
                <w:left w:val="none" w:sz="0" w:space="0" w:color="auto"/>
                <w:bottom w:val="none" w:sz="0" w:space="0" w:color="auto"/>
                <w:right w:val="none" w:sz="0" w:space="0" w:color="auto"/>
              </w:divBdr>
            </w:div>
            <w:div w:id="1446459220">
              <w:marLeft w:val="0"/>
              <w:marRight w:val="0"/>
              <w:marTop w:val="0"/>
              <w:marBottom w:val="0"/>
              <w:divBdr>
                <w:top w:val="none" w:sz="0" w:space="0" w:color="auto"/>
                <w:left w:val="none" w:sz="0" w:space="0" w:color="auto"/>
                <w:bottom w:val="none" w:sz="0" w:space="0" w:color="auto"/>
                <w:right w:val="none" w:sz="0" w:space="0" w:color="auto"/>
              </w:divBdr>
            </w:div>
            <w:div w:id="1488478023">
              <w:marLeft w:val="0"/>
              <w:marRight w:val="0"/>
              <w:marTop w:val="0"/>
              <w:marBottom w:val="0"/>
              <w:divBdr>
                <w:top w:val="none" w:sz="0" w:space="0" w:color="auto"/>
                <w:left w:val="none" w:sz="0" w:space="0" w:color="auto"/>
                <w:bottom w:val="none" w:sz="0" w:space="0" w:color="auto"/>
                <w:right w:val="none" w:sz="0" w:space="0" w:color="auto"/>
              </w:divBdr>
            </w:div>
            <w:div w:id="1509171655">
              <w:marLeft w:val="0"/>
              <w:marRight w:val="0"/>
              <w:marTop w:val="0"/>
              <w:marBottom w:val="0"/>
              <w:divBdr>
                <w:top w:val="none" w:sz="0" w:space="0" w:color="auto"/>
                <w:left w:val="none" w:sz="0" w:space="0" w:color="auto"/>
                <w:bottom w:val="none" w:sz="0" w:space="0" w:color="auto"/>
                <w:right w:val="none" w:sz="0" w:space="0" w:color="auto"/>
              </w:divBdr>
            </w:div>
            <w:div w:id="1518737888">
              <w:marLeft w:val="0"/>
              <w:marRight w:val="0"/>
              <w:marTop w:val="0"/>
              <w:marBottom w:val="0"/>
              <w:divBdr>
                <w:top w:val="none" w:sz="0" w:space="0" w:color="auto"/>
                <w:left w:val="none" w:sz="0" w:space="0" w:color="auto"/>
                <w:bottom w:val="none" w:sz="0" w:space="0" w:color="auto"/>
                <w:right w:val="none" w:sz="0" w:space="0" w:color="auto"/>
              </w:divBdr>
            </w:div>
            <w:div w:id="1535120172">
              <w:marLeft w:val="0"/>
              <w:marRight w:val="0"/>
              <w:marTop w:val="0"/>
              <w:marBottom w:val="0"/>
              <w:divBdr>
                <w:top w:val="none" w:sz="0" w:space="0" w:color="auto"/>
                <w:left w:val="none" w:sz="0" w:space="0" w:color="auto"/>
                <w:bottom w:val="none" w:sz="0" w:space="0" w:color="auto"/>
                <w:right w:val="none" w:sz="0" w:space="0" w:color="auto"/>
              </w:divBdr>
            </w:div>
            <w:div w:id="1598438938">
              <w:marLeft w:val="0"/>
              <w:marRight w:val="0"/>
              <w:marTop w:val="0"/>
              <w:marBottom w:val="0"/>
              <w:divBdr>
                <w:top w:val="none" w:sz="0" w:space="0" w:color="auto"/>
                <w:left w:val="none" w:sz="0" w:space="0" w:color="auto"/>
                <w:bottom w:val="none" w:sz="0" w:space="0" w:color="auto"/>
                <w:right w:val="none" w:sz="0" w:space="0" w:color="auto"/>
              </w:divBdr>
            </w:div>
            <w:div w:id="1676809001">
              <w:marLeft w:val="0"/>
              <w:marRight w:val="0"/>
              <w:marTop w:val="0"/>
              <w:marBottom w:val="0"/>
              <w:divBdr>
                <w:top w:val="none" w:sz="0" w:space="0" w:color="auto"/>
                <w:left w:val="none" w:sz="0" w:space="0" w:color="auto"/>
                <w:bottom w:val="none" w:sz="0" w:space="0" w:color="auto"/>
                <w:right w:val="none" w:sz="0" w:space="0" w:color="auto"/>
              </w:divBdr>
            </w:div>
            <w:div w:id="1740244568">
              <w:marLeft w:val="0"/>
              <w:marRight w:val="0"/>
              <w:marTop w:val="0"/>
              <w:marBottom w:val="0"/>
              <w:divBdr>
                <w:top w:val="none" w:sz="0" w:space="0" w:color="auto"/>
                <w:left w:val="none" w:sz="0" w:space="0" w:color="auto"/>
                <w:bottom w:val="none" w:sz="0" w:space="0" w:color="auto"/>
                <w:right w:val="none" w:sz="0" w:space="0" w:color="auto"/>
              </w:divBdr>
            </w:div>
            <w:div w:id="1749494209">
              <w:marLeft w:val="0"/>
              <w:marRight w:val="0"/>
              <w:marTop w:val="0"/>
              <w:marBottom w:val="0"/>
              <w:divBdr>
                <w:top w:val="none" w:sz="0" w:space="0" w:color="auto"/>
                <w:left w:val="none" w:sz="0" w:space="0" w:color="auto"/>
                <w:bottom w:val="none" w:sz="0" w:space="0" w:color="auto"/>
                <w:right w:val="none" w:sz="0" w:space="0" w:color="auto"/>
              </w:divBdr>
            </w:div>
            <w:div w:id="1808278527">
              <w:marLeft w:val="0"/>
              <w:marRight w:val="0"/>
              <w:marTop w:val="0"/>
              <w:marBottom w:val="0"/>
              <w:divBdr>
                <w:top w:val="none" w:sz="0" w:space="0" w:color="auto"/>
                <w:left w:val="none" w:sz="0" w:space="0" w:color="auto"/>
                <w:bottom w:val="none" w:sz="0" w:space="0" w:color="auto"/>
                <w:right w:val="none" w:sz="0" w:space="0" w:color="auto"/>
              </w:divBdr>
            </w:div>
            <w:div w:id="1827352507">
              <w:marLeft w:val="0"/>
              <w:marRight w:val="0"/>
              <w:marTop w:val="0"/>
              <w:marBottom w:val="0"/>
              <w:divBdr>
                <w:top w:val="none" w:sz="0" w:space="0" w:color="auto"/>
                <w:left w:val="none" w:sz="0" w:space="0" w:color="auto"/>
                <w:bottom w:val="none" w:sz="0" w:space="0" w:color="auto"/>
                <w:right w:val="none" w:sz="0" w:space="0" w:color="auto"/>
              </w:divBdr>
            </w:div>
            <w:div w:id="1991666845">
              <w:marLeft w:val="0"/>
              <w:marRight w:val="0"/>
              <w:marTop w:val="0"/>
              <w:marBottom w:val="0"/>
              <w:divBdr>
                <w:top w:val="none" w:sz="0" w:space="0" w:color="auto"/>
                <w:left w:val="none" w:sz="0" w:space="0" w:color="auto"/>
                <w:bottom w:val="none" w:sz="0" w:space="0" w:color="auto"/>
                <w:right w:val="none" w:sz="0" w:space="0" w:color="auto"/>
              </w:divBdr>
            </w:div>
            <w:div w:id="1998995008">
              <w:marLeft w:val="0"/>
              <w:marRight w:val="0"/>
              <w:marTop w:val="0"/>
              <w:marBottom w:val="0"/>
              <w:divBdr>
                <w:top w:val="none" w:sz="0" w:space="0" w:color="auto"/>
                <w:left w:val="none" w:sz="0" w:space="0" w:color="auto"/>
                <w:bottom w:val="none" w:sz="0" w:space="0" w:color="auto"/>
                <w:right w:val="none" w:sz="0" w:space="0" w:color="auto"/>
              </w:divBdr>
            </w:div>
            <w:div w:id="2009599055">
              <w:marLeft w:val="0"/>
              <w:marRight w:val="0"/>
              <w:marTop w:val="0"/>
              <w:marBottom w:val="0"/>
              <w:divBdr>
                <w:top w:val="none" w:sz="0" w:space="0" w:color="auto"/>
                <w:left w:val="none" w:sz="0" w:space="0" w:color="auto"/>
                <w:bottom w:val="none" w:sz="0" w:space="0" w:color="auto"/>
                <w:right w:val="none" w:sz="0" w:space="0" w:color="auto"/>
              </w:divBdr>
            </w:div>
            <w:div w:id="2016106007">
              <w:marLeft w:val="0"/>
              <w:marRight w:val="0"/>
              <w:marTop w:val="0"/>
              <w:marBottom w:val="0"/>
              <w:divBdr>
                <w:top w:val="none" w:sz="0" w:space="0" w:color="auto"/>
                <w:left w:val="none" w:sz="0" w:space="0" w:color="auto"/>
                <w:bottom w:val="none" w:sz="0" w:space="0" w:color="auto"/>
                <w:right w:val="none" w:sz="0" w:space="0" w:color="auto"/>
              </w:divBdr>
            </w:div>
            <w:div w:id="2016640664">
              <w:marLeft w:val="0"/>
              <w:marRight w:val="0"/>
              <w:marTop w:val="0"/>
              <w:marBottom w:val="0"/>
              <w:divBdr>
                <w:top w:val="none" w:sz="0" w:space="0" w:color="auto"/>
                <w:left w:val="none" w:sz="0" w:space="0" w:color="auto"/>
                <w:bottom w:val="none" w:sz="0" w:space="0" w:color="auto"/>
                <w:right w:val="none" w:sz="0" w:space="0" w:color="auto"/>
              </w:divBdr>
            </w:div>
            <w:div w:id="2067557812">
              <w:marLeft w:val="0"/>
              <w:marRight w:val="0"/>
              <w:marTop w:val="0"/>
              <w:marBottom w:val="0"/>
              <w:divBdr>
                <w:top w:val="none" w:sz="0" w:space="0" w:color="auto"/>
                <w:left w:val="none" w:sz="0" w:space="0" w:color="auto"/>
                <w:bottom w:val="none" w:sz="0" w:space="0" w:color="auto"/>
                <w:right w:val="none" w:sz="0" w:space="0" w:color="auto"/>
              </w:divBdr>
            </w:div>
            <w:div w:id="2087915471">
              <w:marLeft w:val="0"/>
              <w:marRight w:val="0"/>
              <w:marTop w:val="0"/>
              <w:marBottom w:val="0"/>
              <w:divBdr>
                <w:top w:val="none" w:sz="0" w:space="0" w:color="auto"/>
                <w:left w:val="none" w:sz="0" w:space="0" w:color="auto"/>
                <w:bottom w:val="none" w:sz="0" w:space="0" w:color="auto"/>
                <w:right w:val="none" w:sz="0" w:space="0" w:color="auto"/>
              </w:divBdr>
            </w:div>
            <w:div w:id="21068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8862">
      <w:bodyDiv w:val="1"/>
      <w:marLeft w:val="0"/>
      <w:marRight w:val="0"/>
      <w:marTop w:val="0"/>
      <w:marBottom w:val="0"/>
      <w:divBdr>
        <w:top w:val="none" w:sz="0" w:space="0" w:color="auto"/>
        <w:left w:val="none" w:sz="0" w:space="0" w:color="auto"/>
        <w:bottom w:val="none" w:sz="0" w:space="0" w:color="auto"/>
        <w:right w:val="none" w:sz="0" w:space="0" w:color="auto"/>
      </w:divBdr>
      <w:divsChild>
        <w:div w:id="2002466734">
          <w:marLeft w:val="0"/>
          <w:marRight w:val="0"/>
          <w:marTop w:val="0"/>
          <w:marBottom w:val="0"/>
          <w:divBdr>
            <w:top w:val="none" w:sz="0" w:space="0" w:color="auto"/>
            <w:left w:val="none" w:sz="0" w:space="0" w:color="auto"/>
            <w:bottom w:val="none" w:sz="0" w:space="0" w:color="auto"/>
            <w:right w:val="none" w:sz="0" w:space="0" w:color="auto"/>
          </w:divBdr>
          <w:divsChild>
            <w:div w:id="67384593">
              <w:marLeft w:val="0"/>
              <w:marRight w:val="0"/>
              <w:marTop w:val="0"/>
              <w:marBottom w:val="0"/>
              <w:divBdr>
                <w:top w:val="none" w:sz="0" w:space="0" w:color="auto"/>
                <w:left w:val="none" w:sz="0" w:space="0" w:color="auto"/>
                <w:bottom w:val="none" w:sz="0" w:space="0" w:color="auto"/>
                <w:right w:val="none" w:sz="0" w:space="0" w:color="auto"/>
              </w:divBdr>
            </w:div>
            <w:div w:id="139349727">
              <w:marLeft w:val="0"/>
              <w:marRight w:val="0"/>
              <w:marTop w:val="0"/>
              <w:marBottom w:val="0"/>
              <w:divBdr>
                <w:top w:val="none" w:sz="0" w:space="0" w:color="auto"/>
                <w:left w:val="none" w:sz="0" w:space="0" w:color="auto"/>
                <w:bottom w:val="none" w:sz="0" w:space="0" w:color="auto"/>
                <w:right w:val="none" w:sz="0" w:space="0" w:color="auto"/>
              </w:divBdr>
            </w:div>
            <w:div w:id="157616263">
              <w:marLeft w:val="0"/>
              <w:marRight w:val="0"/>
              <w:marTop w:val="0"/>
              <w:marBottom w:val="0"/>
              <w:divBdr>
                <w:top w:val="none" w:sz="0" w:space="0" w:color="auto"/>
                <w:left w:val="none" w:sz="0" w:space="0" w:color="auto"/>
                <w:bottom w:val="none" w:sz="0" w:space="0" w:color="auto"/>
                <w:right w:val="none" w:sz="0" w:space="0" w:color="auto"/>
              </w:divBdr>
            </w:div>
            <w:div w:id="254939698">
              <w:marLeft w:val="0"/>
              <w:marRight w:val="0"/>
              <w:marTop w:val="0"/>
              <w:marBottom w:val="0"/>
              <w:divBdr>
                <w:top w:val="none" w:sz="0" w:space="0" w:color="auto"/>
                <w:left w:val="none" w:sz="0" w:space="0" w:color="auto"/>
                <w:bottom w:val="none" w:sz="0" w:space="0" w:color="auto"/>
                <w:right w:val="none" w:sz="0" w:space="0" w:color="auto"/>
              </w:divBdr>
            </w:div>
            <w:div w:id="351808007">
              <w:marLeft w:val="0"/>
              <w:marRight w:val="0"/>
              <w:marTop w:val="0"/>
              <w:marBottom w:val="0"/>
              <w:divBdr>
                <w:top w:val="none" w:sz="0" w:space="0" w:color="auto"/>
                <w:left w:val="none" w:sz="0" w:space="0" w:color="auto"/>
                <w:bottom w:val="none" w:sz="0" w:space="0" w:color="auto"/>
                <w:right w:val="none" w:sz="0" w:space="0" w:color="auto"/>
              </w:divBdr>
            </w:div>
            <w:div w:id="515115967">
              <w:marLeft w:val="0"/>
              <w:marRight w:val="0"/>
              <w:marTop w:val="0"/>
              <w:marBottom w:val="0"/>
              <w:divBdr>
                <w:top w:val="none" w:sz="0" w:space="0" w:color="auto"/>
                <w:left w:val="none" w:sz="0" w:space="0" w:color="auto"/>
                <w:bottom w:val="none" w:sz="0" w:space="0" w:color="auto"/>
                <w:right w:val="none" w:sz="0" w:space="0" w:color="auto"/>
              </w:divBdr>
            </w:div>
            <w:div w:id="759444272">
              <w:marLeft w:val="0"/>
              <w:marRight w:val="0"/>
              <w:marTop w:val="0"/>
              <w:marBottom w:val="0"/>
              <w:divBdr>
                <w:top w:val="none" w:sz="0" w:space="0" w:color="auto"/>
                <w:left w:val="none" w:sz="0" w:space="0" w:color="auto"/>
                <w:bottom w:val="none" w:sz="0" w:space="0" w:color="auto"/>
                <w:right w:val="none" w:sz="0" w:space="0" w:color="auto"/>
              </w:divBdr>
            </w:div>
            <w:div w:id="869682905">
              <w:marLeft w:val="0"/>
              <w:marRight w:val="0"/>
              <w:marTop w:val="0"/>
              <w:marBottom w:val="0"/>
              <w:divBdr>
                <w:top w:val="none" w:sz="0" w:space="0" w:color="auto"/>
                <w:left w:val="none" w:sz="0" w:space="0" w:color="auto"/>
                <w:bottom w:val="none" w:sz="0" w:space="0" w:color="auto"/>
                <w:right w:val="none" w:sz="0" w:space="0" w:color="auto"/>
              </w:divBdr>
            </w:div>
            <w:div w:id="1034421846">
              <w:marLeft w:val="0"/>
              <w:marRight w:val="0"/>
              <w:marTop w:val="0"/>
              <w:marBottom w:val="0"/>
              <w:divBdr>
                <w:top w:val="none" w:sz="0" w:space="0" w:color="auto"/>
                <w:left w:val="none" w:sz="0" w:space="0" w:color="auto"/>
                <w:bottom w:val="none" w:sz="0" w:space="0" w:color="auto"/>
                <w:right w:val="none" w:sz="0" w:space="0" w:color="auto"/>
              </w:divBdr>
            </w:div>
            <w:div w:id="1158380294">
              <w:marLeft w:val="0"/>
              <w:marRight w:val="0"/>
              <w:marTop w:val="0"/>
              <w:marBottom w:val="0"/>
              <w:divBdr>
                <w:top w:val="none" w:sz="0" w:space="0" w:color="auto"/>
                <w:left w:val="none" w:sz="0" w:space="0" w:color="auto"/>
                <w:bottom w:val="none" w:sz="0" w:space="0" w:color="auto"/>
                <w:right w:val="none" w:sz="0" w:space="0" w:color="auto"/>
              </w:divBdr>
            </w:div>
            <w:div w:id="1185049904">
              <w:marLeft w:val="0"/>
              <w:marRight w:val="0"/>
              <w:marTop w:val="0"/>
              <w:marBottom w:val="0"/>
              <w:divBdr>
                <w:top w:val="none" w:sz="0" w:space="0" w:color="auto"/>
                <w:left w:val="none" w:sz="0" w:space="0" w:color="auto"/>
                <w:bottom w:val="none" w:sz="0" w:space="0" w:color="auto"/>
                <w:right w:val="none" w:sz="0" w:space="0" w:color="auto"/>
              </w:divBdr>
            </w:div>
            <w:div w:id="1194925657">
              <w:marLeft w:val="0"/>
              <w:marRight w:val="0"/>
              <w:marTop w:val="0"/>
              <w:marBottom w:val="0"/>
              <w:divBdr>
                <w:top w:val="none" w:sz="0" w:space="0" w:color="auto"/>
                <w:left w:val="none" w:sz="0" w:space="0" w:color="auto"/>
                <w:bottom w:val="none" w:sz="0" w:space="0" w:color="auto"/>
                <w:right w:val="none" w:sz="0" w:space="0" w:color="auto"/>
              </w:divBdr>
            </w:div>
            <w:div w:id="1252616131">
              <w:marLeft w:val="0"/>
              <w:marRight w:val="0"/>
              <w:marTop w:val="0"/>
              <w:marBottom w:val="0"/>
              <w:divBdr>
                <w:top w:val="none" w:sz="0" w:space="0" w:color="auto"/>
                <w:left w:val="none" w:sz="0" w:space="0" w:color="auto"/>
                <w:bottom w:val="none" w:sz="0" w:space="0" w:color="auto"/>
                <w:right w:val="none" w:sz="0" w:space="0" w:color="auto"/>
              </w:divBdr>
            </w:div>
            <w:div w:id="1363895477">
              <w:marLeft w:val="0"/>
              <w:marRight w:val="0"/>
              <w:marTop w:val="0"/>
              <w:marBottom w:val="0"/>
              <w:divBdr>
                <w:top w:val="none" w:sz="0" w:space="0" w:color="auto"/>
                <w:left w:val="none" w:sz="0" w:space="0" w:color="auto"/>
                <w:bottom w:val="none" w:sz="0" w:space="0" w:color="auto"/>
                <w:right w:val="none" w:sz="0" w:space="0" w:color="auto"/>
              </w:divBdr>
            </w:div>
            <w:div w:id="1365060669">
              <w:marLeft w:val="0"/>
              <w:marRight w:val="0"/>
              <w:marTop w:val="0"/>
              <w:marBottom w:val="0"/>
              <w:divBdr>
                <w:top w:val="none" w:sz="0" w:space="0" w:color="auto"/>
                <w:left w:val="none" w:sz="0" w:space="0" w:color="auto"/>
                <w:bottom w:val="none" w:sz="0" w:space="0" w:color="auto"/>
                <w:right w:val="none" w:sz="0" w:space="0" w:color="auto"/>
              </w:divBdr>
            </w:div>
            <w:div w:id="1377584850">
              <w:marLeft w:val="0"/>
              <w:marRight w:val="0"/>
              <w:marTop w:val="0"/>
              <w:marBottom w:val="0"/>
              <w:divBdr>
                <w:top w:val="none" w:sz="0" w:space="0" w:color="auto"/>
                <w:left w:val="none" w:sz="0" w:space="0" w:color="auto"/>
                <w:bottom w:val="none" w:sz="0" w:space="0" w:color="auto"/>
                <w:right w:val="none" w:sz="0" w:space="0" w:color="auto"/>
              </w:divBdr>
            </w:div>
            <w:div w:id="1507866411">
              <w:marLeft w:val="0"/>
              <w:marRight w:val="0"/>
              <w:marTop w:val="0"/>
              <w:marBottom w:val="0"/>
              <w:divBdr>
                <w:top w:val="none" w:sz="0" w:space="0" w:color="auto"/>
                <w:left w:val="none" w:sz="0" w:space="0" w:color="auto"/>
                <w:bottom w:val="none" w:sz="0" w:space="0" w:color="auto"/>
                <w:right w:val="none" w:sz="0" w:space="0" w:color="auto"/>
              </w:divBdr>
            </w:div>
            <w:div w:id="1829903344">
              <w:marLeft w:val="0"/>
              <w:marRight w:val="0"/>
              <w:marTop w:val="0"/>
              <w:marBottom w:val="0"/>
              <w:divBdr>
                <w:top w:val="none" w:sz="0" w:space="0" w:color="auto"/>
                <w:left w:val="none" w:sz="0" w:space="0" w:color="auto"/>
                <w:bottom w:val="none" w:sz="0" w:space="0" w:color="auto"/>
                <w:right w:val="none" w:sz="0" w:space="0" w:color="auto"/>
              </w:divBdr>
            </w:div>
            <w:div w:id="20284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0492">
      <w:bodyDiv w:val="1"/>
      <w:marLeft w:val="0"/>
      <w:marRight w:val="0"/>
      <w:marTop w:val="0"/>
      <w:marBottom w:val="0"/>
      <w:divBdr>
        <w:top w:val="none" w:sz="0" w:space="0" w:color="auto"/>
        <w:left w:val="none" w:sz="0" w:space="0" w:color="auto"/>
        <w:bottom w:val="none" w:sz="0" w:space="0" w:color="auto"/>
        <w:right w:val="none" w:sz="0" w:space="0" w:color="auto"/>
      </w:divBdr>
      <w:divsChild>
        <w:div w:id="1316880735">
          <w:marLeft w:val="0"/>
          <w:marRight w:val="0"/>
          <w:marTop w:val="0"/>
          <w:marBottom w:val="0"/>
          <w:divBdr>
            <w:top w:val="none" w:sz="0" w:space="0" w:color="auto"/>
            <w:left w:val="none" w:sz="0" w:space="0" w:color="auto"/>
            <w:bottom w:val="none" w:sz="0" w:space="0" w:color="auto"/>
            <w:right w:val="none" w:sz="0" w:space="0" w:color="auto"/>
          </w:divBdr>
          <w:divsChild>
            <w:div w:id="6908188">
              <w:marLeft w:val="0"/>
              <w:marRight w:val="0"/>
              <w:marTop w:val="0"/>
              <w:marBottom w:val="0"/>
              <w:divBdr>
                <w:top w:val="none" w:sz="0" w:space="0" w:color="auto"/>
                <w:left w:val="none" w:sz="0" w:space="0" w:color="auto"/>
                <w:bottom w:val="none" w:sz="0" w:space="0" w:color="auto"/>
                <w:right w:val="none" w:sz="0" w:space="0" w:color="auto"/>
              </w:divBdr>
            </w:div>
            <w:div w:id="17707210">
              <w:marLeft w:val="0"/>
              <w:marRight w:val="0"/>
              <w:marTop w:val="0"/>
              <w:marBottom w:val="0"/>
              <w:divBdr>
                <w:top w:val="none" w:sz="0" w:space="0" w:color="auto"/>
                <w:left w:val="none" w:sz="0" w:space="0" w:color="auto"/>
                <w:bottom w:val="none" w:sz="0" w:space="0" w:color="auto"/>
                <w:right w:val="none" w:sz="0" w:space="0" w:color="auto"/>
              </w:divBdr>
            </w:div>
            <w:div w:id="43450551">
              <w:marLeft w:val="0"/>
              <w:marRight w:val="0"/>
              <w:marTop w:val="0"/>
              <w:marBottom w:val="0"/>
              <w:divBdr>
                <w:top w:val="none" w:sz="0" w:space="0" w:color="auto"/>
                <w:left w:val="none" w:sz="0" w:space="0" w:color="auto"/>
                <w:bottom w:val="none" w:sz="0" w:space="0" w:color="auto"/>
                <w:right w:val="none" w:sz="0" w:space="0" w:color="auto"/>
              </w:divBdr>
            </w:div>
            <w:div w:id="193732804">
              <w:marLeft w:val="0"/>
              <w:marRight w:val="0"/>
              <w:marTop w:val="0"/>
              <w:marBottom w:val="0"/>
              <w:divBdr>
                <w:top w:val="none" w:sz="0" w:space="0" w:color="auto"/>
                <w:left w:val="none" w:sz="0" w:space="0" w:color="auto"/>
                <w:bottom w:val="none" w:sz="0" w:space="0" w:color="auto"/>
                <w:right w:val="none" w:sz="0" w:space="0" w:color="auto"/>
              </w:divBdr>
            </w:div>
            <w:div w:id="374886495">
              <w:marLeft w:val="0"/>
              <w:marRight w:val="0"/>
              <w:marTop w:val="0"/>
              <w:marBottom w:val="0"/>
              <w:divBdr>
                <w:top w:val="none" w:sz="0" w:space="0" w:color="auto"/>
                <w:left w:val="none" w:sz="0" w:space="0" w:color="auto"/>
                <w:bottom w:val="none" w:sz="0" w:space="0" w:color="auto"/>
                <w:right w:val="none" w:sz="0" w:space="0" w:color="auto"/>
              </w:divBdr>
            </w:div>
            <w:div w:id="417676934">
              <w:marLeft w:val="0"/>
              <w:marRight w:val="0"/>
              <w:marTop w:val="0"/>
              <w:marBottom w:val="0"/>
              <w:divBdr>
                <w:top w:val="none" w:sz="0" w:space="0" w:color="auto"/>
                <w:left w:val="none" w:sz="0" w:space="0" w:color="auto"/>
                <w:bottom w:val="none" w:sz="0" w:space="0" w:color="auto"/>
                <w:right w:val="none" w:sz="0" w:space="0" w:color="auto"/>
              </w:divBdr>
            </w:div>
            <w:div w:id="572277484">
              <w:marLeft w:val="0"/>
              <w:marRight w:val="0"/>
              <w:marTop w:val="0"/>
              <w:marBottom w:val="0"/>
              <w:divBdr>
                <w:top w:val="none" w:sz="0" w:space="0" w:color="auto"/>
                <w:left w:val="none" w:sz="0" w:space="0" w:color="auto"/>
                <w:bottom w:val="none" w:sz="0" w:space="0" w:color="auto"/>
                <w:right w:val="none" w:sz="0" w:space="0" w:color="auto"/>
              </w:divBdr>
            </w:div>
            <w:div w:id="826290458">
              <w:marLeft w:val="0"/>
              <w:marRight w:val="0"/>
              <w:marTop w:val="0"/>
              <w:marBottom w:val="0"/>
              <w:divBdr>
                <w:top w:val="none" w:sz="0" w:space="0" w:color="auto"/>
                <w:left w:val="none" w:sz="0" w:space="0" w:color="auto"/>
                <w:bottom w:val="none" w:sz="0" w:space="0" w:color="auto"/>
                <w:right w:val="none" w:sz="0" w:space="0" w:color="auto"/>
              </w:divBdr>
            </w:div>
            <w:div w:id="922254427">
              <w:marLeft w:val="0"/>
              <w:marRight w:val="0"/>
              <w:marTop w:val="0"/>
              <w:marBottom w:val="0"/>
              <w:divBdr>
                <w:top w:val="none" w:sz="0" w:space="0" w:color="auto"/>
                <w:left w:val="none" w:sz="0" w:space="0" w:color="auto"/>
                <w:bottom w:val="none" w:sz="0" w:space="0" w:color="auto"/>
                <w:right w:val="none" w:sz="0" w:space="0" w:color="auto"/>
              </w:divBdr>
            </w:div>
            <w:div w:id="1037197417">
              <w:marLeft w:val="0"/>
              <w:marRight w:val="0"/>
              <w:marTop w:val="0"/>
              <w:marBottom w:val="0"/>
              <w:divBdr>
                <w:top w:val="none" w:sz="0" w:space="0" w:color="auto"/>
                <w:left w:val="none" w:sz="0" w:space="0" w:color="auto"/>
                <w:bottom w:val="none" w:sz="0" w:space="0" w:color="auto"/>
                <w:right w:val="none" w:sz="0" w:space="0" w:color="auto"/>
              </w:divBdr>
            </w:div>
            <w:div w:id="1152790227">
              <w:marLeft w:val="0"/>
              <w:marRight w:val="0"/>
              <w:marTop w:val="0"/>
              <w:marBottom w:val="0"/>
              <w:divBdr>
                <w:top w:val="none" w:sz="0" w:space="0" w:color="auto"/>
                <w:left w:val="none" w:sz="0" w:space="0" w:color="auto"/>
                <w:bottom w:val="none" w:sz="0" w:space="0" w:color="auto"/>
                <w:right w:val="none" w:sz="0" w:space="0" w:color="auto"/>
              </w:divBdr>
            </w:div>
            <w:div w:id="1165785296">
              <w:marLeft w:val="0"/>
              <w:marRight w:val="0"/>
              <w:marTop w:val="0"/>
              <w:marBottom w:val="0"/>
              <w:divBdr>
                <w:top w:val="none" w:sz="0" w:space="0" w:color="auto"/>
                <w:left w:val="none" w:sz="0" w:space="0" w:color="auto"/>
                <w:bottom w:val="none" w:sz="0" w:space="0" w:color="auto"/>
                <w:right w:val="none" w:sz="0" w:space="0" w:color="auto"/>
              </w:divBdr>
            </w:div>
            <w:div w:id="1388261178">
              <w:marLeft w:val="0"/>
              <w:marRight w:val="0"/>
              <w:marTop w:val="0"/>
              <w:marBottom w:val="0"/>
              <w:divBdr>
                <w:top w:val="none" w:sz="0" w:space="0" w:color="auto"/>
                <w:left w:val="none" w:sz="0" w:space="0" w:color="auto"/>
                <w:bottom w:val="none" w:sz="0" w:space="0" w:color="auto"/>
                <w:right w:val="none" w:sz="0" w:space="0" w:color="auto"/>
              </w:divBdr>
            </w:div>
            <w:div w:id="1577128963">
              <w:marLeft w:val="0"/>
              <w:marRight w:val="0"/>
              <w:marTop w:val="0"/>
              <w:marBottom w:val="0"/>
              <w:divBdr>
                <w:top w:val="none" w:sz="0" w:space="0" w:color="auto"/>
                <w:left w:val="none" w:sz="0" w:space="0" w:color="auto"/>
                <w:bottom w:val="none" w:sz="0" w:space="0" w:color="auto"/>
                <w:right w:val="none" w:sz="0" w:space="0" w:color="auto"/>
              </w:divBdr>
            </w:div>
            <w:div w:id="1586649623">
              <w:marLeft w:val="0"/>
              <w:marRight w:val="0"/>
              <w:marTop w:val="0"/>
              <w:marBottom w:val="0"/>
              <w:divBdr>
                <w:top w:val="none" w:sz="0" w:space="0" w:color="auto"/>
                <w:left w:val="none" w:sz="0" w:space="0" w:color="auto"/>
                <w:bottom w:val="none" w:sz="0" w:space="0" w:color="auto"/>
                <w:right w:val="none" w:sz="0" w:space="0" w:color="auto"/>
              </w:divBdr>
            </w:div>
            <w:div w:id="1594781106">
              <w:marLeft w:val="0"/>
              <w:marRight w:val="0"/>
              <w:marTop w:val="0"/>
              <w:marBottom w:val="0"/>
              <w:divBdr>
                <w:top w:val="none" w:sz="0" w:space="0" w:color="auto"/>
                <w:left w:val="none" w:sz="0" w:space="0" w:color="auto"/>
                <w:bottom w:val="none" w:sz="0" w:space="0" w:color="auto"/>
                <w:right w:val="none" w:sz="0" w:space="0" w:color="auto"/>
              </w:divBdr>
            </w:div>
            <w:div w:id="1620574632">
              <w:marLeft w:val="0"/>
              <w:marRight w:val="0"/>
              <w:marTop w:val="0"/>
              <w:marBottom w:val="0"/>
              <w:divBdr>
                <w:top w:val="none" w:sz="0" w:space="0" w:color="auto"/>
                <w:left w:val="none" w:sz="0" w:space="0" w:color="auto"/>
                <w:bottom w:val="none" w:sz="0" w:space="0" w:color="auto"/>
                <w:right w:val="none" w:sz="0" w:space="0" w:color="auto"/>
              </w:divBdr>
            </w:div>
            <w:div w:id="1654748325">
              <w:marLeft w:val="0"/>
              <w:marRight w:val="0"/>
              <w:marTop w:val="0"/>
              <w:marBottom w:val="0"/>
              <w:divBdr>
                <w:top w:val="none" w:sz="0" w:space="0" w:color="auto"/>
                <w:left w:val="none" w:sz="0" w:space="0" w:color="auto"/>
                <w:bottom w:val="none" w:sz="0" w:space="0" w:color="auto"/>
                <w:right w:val="none" w:sz="0" w:space="0" w:color="auto"/>
              </w:divBdr>
            </w:div>
            <w:div w:id="1695182196">
              <w:marLeft w:val="0"/>
              <w:marRight w:val="0"/>
              <w:marTop w:val="0"/>
              <w:marBottom w:val="0"/>
              <w:divBdr>
                <w:top w:val="none" w:sz="0" w:space="0" w:color="auto"/>
                <w:left w:val="none" w:sz="0" w:space="0" w:color="auto"/>
                <w:bottom w:val="none" w:sz="0" w:space="0" w:color="auto"/>
                <w:right w:val="none" w:sz="0" w:space="0" w:color="auto"/>
              </w:divBdr>
            </w:div>
            <w:div w:id="2049068066">
              <w:marLeft w:val="0"/>
              <w:marRight w:val="0"/>
              <w:marTop w:val="0"/>
              <w:marBottom w:val="0"/>
              <w:divBdr>
                <w:top w:val="none" w:sz="0" w:space="0" w:color="auto"/>
                <w:left w:val="none" w:sz="0" w:space="0" w:color="auto"/>
                <w:bottom w:val="none" w:sz="0" w:space="0" w:color="auto"/>
                <w:right w:val="none" w:sz="0" w:space="0" w:color="auto"/>
              </w:divBdr>
            </w:div>
            <w:div w:id="210580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6778">
      <w:bodyDiv w:val="1"/>
      <w:marLeft w:val="0"/>
      <w:marRight w:val="0"/>
      <w:marTop w:val="0"/>
      <w:marBottom w:val="0"/>
      <w:divBdr>
        <w:top w:val="none" w:sz="0" w:space="0" w:color="auto"/>
        <w:left w:val="none" w:sz="0" w:space="0" w:color="auto"/>
        <w:bottom w:val="none" w:sz="0" w:space="0" w:color="auto"/>
        <w:right w:val="none" w:sz="0" w:space="0" w:color="auto"/>
      </w:divBdr>
      <w:divsChild>
        <w:div w:id="1089885344">
          <w:marLeft w:val="0"/>
          <w:marRight w:val="0"/>
          <w:marTop w:val="0"/>
          <w:marBottom w:val="0"/>
          <w:divBdr>
            <w:top w:val="none" w:sz="0" w:space="0" w:color="auto"/>
            <w:left w:val="none" w:sz="0" w:space="0" w:color="auto"/>
            <w:bottom w:val="none" w:sz="0" w:space="0" w:color="auto"/>
            <w:right w:val="none" w:sz="0" w:space="0" w:color="auto"/>
          </w:divBdr>
          <w:divsChild>
            <w:div w:id="10369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10440">
      <w:bodyDiv w:val="1"/>
      <w:marLeft w:val="0"/>
      <w:marRight w:val="0"/>
      <w:marTop w:val="0"/>
      <w:marBottom w:val="0"/>
      <w:divBdr>
        <w:top w:val="none" w:sz="0" w:space="0" w:color="auto"/>
        <w:left w:val="none" w:sz="0" w:space="0" w:color="auto"/>
        <w:bottom w:val="none" w:sz="0" w:space="0" w:color="auto"/>
        <w:right w:val="none" w:sz="0" w:space="0" w:color="auto"/>
      </w:divBdr>
    </w:div>
    <w:div w:id="818419698">
      <w:bodyDiv w:val="1"/>
      <w:marLeft w:val="0"/>
      <w:marRight w:val="0"/>
      <w:marTop w:val="0"/>
      <w:marBottom w:val="0"/>
      <w:divBdr>
        <w:top w:val="none" w:sz="0" w:space="0" w:color="auto"/>
        <w:left w:val="none" w:sz="0" w:space="0" w:color="auto"/>
        <w:bottom w:val="none" w:sz="0" w:space="0" w:color="auto"/>
        <w:right w:val="none" w:sz="0" w:space="0" w:color="auto"/>
      </w:divBdr>
    </w:div>
    <w:div w:id="819544208">
      <w:bodyDiv w:val="1"/>
      <w:marLeft w:val="0"/>
      <w:marRight w:val="0"/>
      <w:marTop w:val="0"/>
      <w:marBottom w:val="0"/>
      <w:divBdr>
        <w:top w:val="none" w:sz="0" w:space="0" w:color="auto"/>
        <w:left w:val="none" w:sz="0" w:space="0" w:color="auto"/>
        <w:bottom w:val="none" w:sz="0" w:space="0" w:color="auto"/>
        <w:right w:val="none" w:sz="0" w:space="0" w:color="auto"/>
      </w:divBdr>
      <w:divsChild>
        <w:div w:id="433869200">
          <w:marLeft w:val="0"/>
          <w:marRight w:val="0"/>
          <w:marTop w:val="0"/>
          <w:marBottom w:val="0"/>
          <w:divBdr>
            <w:top w:val="none" w:sz="0" w:space="0" w:color="auto"/>
            <w:left w:val="none" w:sz="0" w:space="0" w:color="auto"/>
            <w:bottom w:val="none" w:sz="0" w:space="0" w:color="auto"/>
            <w:right w:val="none" w:sz="0" w:space="0" w:color="auto"/>
          </w:divBdr>
          <w:divsChild>
            <w:div w:id="31117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39434">
      <w:bodyDiv w:val="1"/>
      <w:marLeft w:val="0"/>
      <w:marRight w:val="0"/>
      <w:marTop w:val="0"/>
      <w:marBottom w:val="0"/>
      <w:divBdr>
        <w:top w:val="none" w:sz="0" w:space="0" w:color="auto"/>
        <w:left w:val="none" w:sz="0" w:space="0" w:color="auto"/>
        <w:bottom w:val="none" w:sz="0" w:space="0" w:color="auto"/>
        <w:right w:val="none" w:sz="0" w:space="0" w:color="auto"/>
      </w:divBdr>
    </w:div>
    <w:div w:id="822234117">
      <w:bodyDiv w:val="1"/>
      <w:marLeft w:val="0"/>
      <w:marRight w:val="0"/>
      <w:marTop w:val="0"/>
      <w:marBottom w:val="0"/>
      <w:divBdr>
        <w:top w:val="none" w:sz="0" w:space="0" w:color="auto"/>
        <w:left w:val="none" w:sz="0" w:space="0" w:color="auto"/>
        <w:bottom w:val="none" w:sz="0" w:space="0" w:color="auto"/>
        <w:right w:val="none" w:sz="0" w:space="0" w:color="auto"/>
      </w:divBdr>
    </w:div>
    <w:div w:id="844440347">
      <w:bodyDiv w:val="1"/>
      <w:marLeft w:val="0"/>
      <w:marRight w:val="0"/>
      <w:marTop w:val="0"/>
      <w:marBottom w:val="0"/>
      <w:divBdr>
        <w:top w:val="none" w:sz="0" w:space="0" w:color="auto"/>
        <w:left w:val="none" w:sz="0" w:space="0" w:color="auto"/>
        <w:bottom w:val="none" w:sz="0" w:space="0" w:color="auto"/>
        <w:right w:val="none" w:sz="0" w:space="0" w:color="auto"/>
      </w:divBdr>
      <w:divsChild>
        <w:div w:id="2010477127">
          <w:marLeft w:val="0"/>
          <w:marRight w:val="0"/>
          <w:marTop w:val="0"/>
          <w:marBottom w:val="0"/>
          <w:divBdr>
            <w:top w:val="none" w:sz="0" w:space="0" w:color="auto"/>
            <w:left w:val="none" w:sz="0" w:space="0" w:color="auto"/>
            <w:bottom w:val="none" w:sz="0" w:space="0" w:color="auto"/>
            <w:right w:val="none" w:sz="0" w:space="0" w:color="auto"/>
          </w:divBdr>
        </w:div>
      </w:divsChild>
    </w:div>
    <w:div w:id="849681262">
      <w:bodyDiv w:val="1"/>
      <w:marLeft w:val="0"/>
      <w:marRight w:val="0"/>
      <w:marTop w:val="0"/>
      <w:marBottom w:val="0"/>
      <w:divBdr>
        <w:top w:val="none" w:sz="0" w:space="0" w:color="auto"/>
        <w:left w:val="none" w:sz="0" w:space="0" w:color="auto"/>
        <w:bottom w:val="none" w:sz="0" w:space="0" w:color="auto"/>
        <w:right w:val="none" w:sz="0" w:space="0" w:color="auto"/>
      </w:divBdr>
    </w:div>
    <w:div w:id="864826839">
      <w:bodyDiv w:val="1"/>
      <w:marLeft w:val="0"/>
      <w:marRight w:val="0"/>
      <w:marTop w:val="0"/>
      <w:marBottom w:val="0"/>
      <w:divBdr>
        <w:top w:val="none" w:sz="0" w:space="0" w:color="auto"/>
        <w:left w:val="none" w:sz="0" w:space="0" w:color="auto"/>
        <w:bottom w:val="none" w:sz="0" w:space="0" w:color="auto"/>
        <w:right w:val="none" w:sz="0" w:space="0" w:color="auto"/>
      </w:divBdr>
    </w:div>
    <w:div w:id="866916090">
      <w:bodyDiv w:val="1"/>
      <w:marLeft w:val="0"/>
      <w:marRight w:val="0"/>
      <w:marTop w:val="0"/>
      <w:marBottom w:val="0"/>
      <w:divBdr>
        <w:top w:val="none" w:sz="0" w:space="0" w:color="auto"/>
        <w:left w:val="none" w:sz="0" w:space="0" w:color="auto"/>
        <w:bottom w:val="none" w:sz="0" w:space="0" w:color="auto"/>
        <w:right w:val="none" w:sz="0" w:space="0" w:color="auto"/>
      </w:divBdr>
    </w:div>
    <w:div w:id="879787340">
      <w:bodyDiv w:val="1"/>
      <w:marLeft w:val="0"/>
      <w:marRight w:val="0"/>
      <w:marTop w:val="0"/>
      <w:marBottom w:val="0"/>
      <w:divBdr>
        <w:top w:val="none" w:sz="0" w:space="0" w:color="auto"/>
        <w:left w:val="none" w:sz="0" w:space="0" w:color="auto"/>
        <w:bottom w:val="none" w:sz="0" w:space="0" w:color="auto"/>
        <w:right w:val="none" w:sz="0" w:space="0" w:color="auto"/>
      </w:divBdr>
    </w:div>
    <w:div w:id="882135046">
      <w:bodyDiv w:val="1"/>
      <w:marLeft w:val="0"/>
      <w:marRight w:val="0"/>
      <w:marTop w:val="0"/>
      <w:marBottom w:val="0"/>
      <w:divBdr>
        <w:top w:val="none" w:sz="0" w:space="0" w:color="auto"/>
        <w:left w:val="none" w:sz="0" w:space="0" w:color="auto"/>
        <w:bottom w:val="none" w:sz="0" w:space="0" w:color="auto"/>
        <w:right w:val="none" w:sz="0" w:space="0" w:color="auto"/>
      </w:divBdr>
    </w:div>
    <w:div w:id="888154569">
      <w:bodyDiv w:val="1"/>
      <w:marLeft w:val="0"/>
      <w:marRight w:val="0"/>
      <w:marTop w:val="0"/>
      <w:marBottom w:val="0"/>
      <w:divBdr>
        <w:top w:val="none" w:sz="0" w:space="0" w:color="auto"/>
        <w:left w:val="none" w:sz="0" w:space="0" w:color="auto"/>
        <w:bottom w:val="none" w:sz="0" w:space="0" w:color="auto"/>
        <w:right w:val="none" w:sz="0" w:space="0" w:color="auto"/>
      </w:divBdr>
      <w:divsChild>
        <w:div w:id="66266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23407">
      <w:bodyDiv w:val="1"/>
      <w:marLeft w:val="0"/>
      <w:marRight w:val="0"/>
      <w:marTop w:val="0"/>
      <w:marBottom w:val="0"/>
      <w:divBdr>
        <w:top w:val="none" w:sz="0" w:space="0" w:color="auto"/>
        <w:left w:val="none" w:sz="0" w:space="0" w:color="auto"/>
        <w:bottom w:val="none" w:sz="0" w:space="0" w:color="auto"/>
        <w:right w:val="none" w:sz="0" w:space="0" w:color="auto"/>
      </w:divBdr>
    </w:div>
    <w:div w:id="911475714">
      <w:bodyDiv w:val="1"/>
      <w:marLeft w:val="0"/>
      <w:marRight w:val="0"/>
      <w:marTop w:val="0"/>
      <w:marBottom w:val="0"/>
      <w:divBdr>
        <w:top w:val="none" w:sz="0" w:space="0" w:color="auto"/>
        <w:left w:val="none" w:sz="0" w:space="0" w:color="auto"/>
        <w:bottom w:val="none" w:sz="0" w:space="0" w:color="auto"/>
        <w:right w:val="none" w:sz="0" w:space="0" w:color="auto"/>
      </w:divBdr>
      <w:divsChild>
        <w:div w:id="150539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5649">
      <w:bodyDiv w:val="1"/>
      <w:marLeft w:val="0"/>
      <w:marRight w:val="0"/>
      <w:marTop w:val="0"/>
      <w:marBottom w:val="0"/>
      <w:divBdr>
        <w:top w:val="none" w:sz="0" w:space="0" w:color="auto"/>
        <w:left w:val="none" w:sz="0" w:space="0" w:color="auto"/>
        <w:bottom w:val="none" w:sz="0" w:space="0" w:color="auto"/>
        <w:right w:val="none" w:sz="0" w:space="0" w:color="auto"/>
      </w:divBdr>
    </w:div>
    <w:div w:id="933324094">
      <w:bodyDiv w:val="1"/>
      <w:marLeft w:val="0"/>
      <w:marRight w:val="0"/>
      <w:marTop w:val="0"/>
      <w:marBottom w:val="0"/>
      <w:divBdr>
        <w:top w:val="none" w:sz="0" w:space="0" w:color="auto"/>
        <w:left w:val="none" w:sz="0" w:space="0" w:color="auto"/>
        <w:bottom w:val="none" w:sz="0" w:space="0" w:color="auto"/>
        <w:right w:val="none" w:sz="0" w:space="0" w:color="auto"/>
      </w:divBdr>
    </w:div>
    <w:div w:id="934940602">
      <w:bodyDiv w:val="1"/>
      <w:marLeft w:val="0"/>
      <w:marRight w:val="0"/>
      <w:marTop w:val="0"/>
      <w:marBottom w:val="0"/>
      <w:divBdr>
        <w:top w:val="none" w:sz="0" w:space="0" w:color="auto"/>
        <w:left w:val="none" w:sz="0" w:space="0" w:color="auto"/>
        <w:bottom w:val="none" w:sz="0" w:space="0" w:color="auto"/>
        <w:right w:val="none" w:sz="0" w:space="0" w:color="auto"/>
      </w:divBdr>
    </w:div>
    <w:div w:id="945619018">
      <w:bodyDiv w:val="1"/>
      <w:marLeft w:val="0"/>
      <w:marRight w:val="0"/>
      <w:marTop w:val="0"/>
      <w:marBottom w:val="0"/>
      <w:divBdr>
        <w:top w:val="none" w:sz="0" w:space="0" w:color="auto"/>
        <w:left w:val="none" w:sz="0" w:space="0" w:color="auto"/>
        <w:bottom w:val="none" w:sz="0" w:space="0" w:color="auto"/>
        <w:right w:val="none" w:sz="0" w:space="0" w:color="auto"/>
      </w:divBdr>
      <w:divsChild>
        <w:div w:id="2006474813">
          <w:marLeft w:val="0"/>
          <w:marRight w:val="0"/>
          <w:marTop w:val="0"/>
          <w:marBottom w:val="0"/>
          <w:divBdr>
            <w:top w:val="none" w:sz="0" w:space="0" w:color="auto"/>
            <w:left w:val="none" w:sz="0" w:space="0" w:color="auto"/>
            <w:bottom w:val="none" w:sz="0" w:space="0" w:color="auto"/>
            <w:right w:val="none" w:sz="0" w:space="0" w:color="auto"/>
          </w:divBdr>
          <w:divsChild>
            <w:div w:id="22830723">
              <w:marLeft w:val="0"/>
              <w:marRight w:val="0"/>
              <w:marTop w:val="0"/>
              <w:marBottom w:val="0"/>
              <w:divBdr>
                <w:top w:val="none" w:sz="0" w:space="0" w:color="auto"/>
                <w:left w:val="none" w:sz="0" w:space="0" w:color="auto"/>
                <w:bottom w:val="none" w:sz="0" w:space="0" w:color="auto"/>
                <w:right w:val="none" w:sz="0" w:space="0" w:color="auto"/>
              </w:divBdr>
              <w:divsChild>
                <w:div w:id="1938949964">
                  <w:marLeft w:val="0"/>
                  <w:marRight w:val="0"/>
                  <w:marTop w:val="0"/>
                  <w:marBottom w:val="0"/>
                  <w:divBdr>
                    <w:top w:val="none" w:sz="0" w:space="0" w:color="auto"/>
                    <w:left w:val="none" w:sz="0" w:space="0" w:color="auto"/>
                    <w:bottom w:val="none" w:sz="0" w:space="0" w:color="auto"/>
                    <w:right w:val="none" w:sz="0" w:space="0" w:color="auto"/>
                  </w:divBdr>
                  <w:divsChild>
                    <w:div w:id="566570150">
                      <w:marLeft w:val="0"/>
                      <w:marRight w:val="0"/>
                      <w:marTop w:val="0"/>
                      <w:marBottom w:val="0"/>
                      <w:divBdr>
                        <w:top w:val="none" w:sz="0" w:space="0" w:color="auto"/>
                        <w:left w:val="none" w:sz="0" w:space="0" w:color="auto"/>
                        <w:bottom w:val="none" w:sz="0" w:space="0" w:color="auto"/>
                        <w:right w:val="none" w:sz="0" w:space="0" w:color="auto"/>
                      </w:divBdr>
                      <w:divsChild>
                        <w:div w:id="83842611">
                          <w:marLeft w:val="0"/>
                          <w:marRight w:val="0"/>
                          <w:marTop w:val="0"/>
                          <w:marBottom w:val="0"/>
                          <w:divBdr>
                            <w:top w:val="none" w:sz="0" w:space="0" w:color="auto"/>
                            <w:left w:val="none" w:sz="0" w:space="0" w:color="auto"/>
                            <w:bottom w:val="none" w:sz="0" w:space="0" w:color="auto"/>
                            <w:right w:val="none" w:sz="0" w:space="0" w:color="auto"/>
                          </w:divBdr>
                          <w:divsChild>
                            <w:div w:id="482622879">
                              <w:marLeft w:val="0"/>
                              <w:marRight w:val="0"/>
                              <w:marTop w:val="0"/>
                              <w:marBottom w:val="0"/>
                              <w:divBdr>
                                <w:top w:val="none" w:sz="0" w:space="0" w:color="auto"/>
                                <w:left w:val="none" w:sz="0" w:space="0" w:color="auto"/>
                                <w:bottom w:val="none" w:sz="0" w:space="0" w:color="auto"/>
                                <w:right w:val="none" w:sz="0" w:space="0" w:color="auto"/>
                              </w:divBdr>
                              <w:divsChild>
                                <w:div w:id="930092471">
                                  <w:marLeft w:val="0"/>
                                  <w:marRight w:val="0"/>
                                  <w:marTop w:val="0"/>
                                  <w:marBottom w:val="0"/>
                                  <w:divBdr>
                                    <w:top w:val="none" w:sz="0" w:space="0" w:color="auto"/>
                                    <w:left w:val="none" w:sz="0" w:space="0" w:color="auto"/>
                                    <w:bottom w:val="none" w:sz="0" w:space="0" w:color="auto"/>
                                    <w:right w:val="none" w:sz="0" w:space="0" w:color="auto"/>
                                  </w:divBdr>
                                  <w:divsChild>
                                    <w:div w:id="189053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52111">
                          <w:marLeft w:val="0"/>
                          <w:marRight w:val="0"/>
                          <w:marTop w:val="0"/>
                          <w:marBottom w:val="0"/>
                          <w:divBdr>
                            <w:top w:val="none" w:sz="0" w:space="0" w:color="auto"/>
                            <w:left w:val="none" w:sz="0" w:space="0" w:color="auto"/>
                            <w:bottom w:val="none" w:sz="0" w:space="0" w:color="auto"/>
                            <w:right w:val="none" w:sz="0" w:space="0" w:color="auto"/>
                          </w:divBdr>
                          <w:divsChild>
                            <w:div w:id="283318928">
                              <w:marLeft w:val="0"/>
                              <w:marRight w:val="0"/>
                              <w:marTop w:val="0"/>
                              <w:marBottom w:val="0"/>
                              <w:divBdr>
                                <w:top w:val="none" w:sz="0" w:space="0" w:color="auto"/>
                                <w:left w:val="none" w:sz="0" w:space="0" w:color="auto"/>
                                <w:bottom w:val="none" w:sz="0" w:space="0" w:color="auto"/>
                                <w:right w:val="none" w:sz="0" w:space="0" w:color="auto"/>
                              </w:divBdr>
                              <w:divsChild>
                                <w:div w:id="20999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635848">
      <w:bodyDiv w:val="1"/>
      <w:marLeft w:val="0"/>
      <w:marRight w:val="0"/>
      <w:marTop w:val="0"/>
      <w:marBottom w:val="0"/>
      <w:divBdr>
        <w:top w:val="none" w:sz="0" w:space="0" w:color="auto"/>
        <w:left w:val="none" w:sz="0" w:space="0" w:color="auto"/>
        <w:bottom w:val="none" w:sz="0" w:space="0" w:color="auto"/>
        <w:right w:val="none" w:sz="0" w:space="0" w:color="auto"/>
      </w:divBdr>
    </w:div>
    <w:div w:id="977539374">
      <w:bodyDiv w:val="1"/>
      <w:marLeft w:val="0"/>
      <w:marRight w:val="0"/>
      <w:marTop w:val="0"/>
      <w:marBottom w:val="0"/>
      <w:divBdr>
        <w:top w:val="none" w:sz="0" w:space="0" w:color="auto"/>
        <w:left w:val="none" w:sz="0" w:space="0" w:color="auto"/>
        <w:bottom w:val="none" w:sz="0" w:space="0" w:color="auto"/>
        <w:right w:val="none" w:sz="0" w:space="0" w:color="auto"/>
      </w:divBdr>
    </w:div>
    <w:div w:id="1015964475">
      <w:bodyDiv w:val="1"/>
      <w:marLeft w:val="0"/>
      <w:marRight w:val="0"/>
      <w:marTop w:val="0"/>
      <w:marBottom w:val="0"/>
      <w:divBdr>
        <w:top w:val="none" w:sz="0" w:space="0" w:color="auto"/>
        <w:left w:val="none" w:sz="0" w:space="0" w:color="auto"/>
        <w:bottom w:val="none" w:sz="0" w:space="0" w:color="auto"/>
        <w:right w:val="none" w:sz="0" w:space="0" w:color="auto"/>
      </w:divBdr>
    </w:div>
    <w:div w:id="1046107457">
      <w:bodyDiv w:val="1"/>
      <w:marLeft w:val="0"/>
      <w:marRight w:val="0"/>
      <w:marTop w:val="0"/>
      <w:marBottom w:val="0"/>
      <w:divBdr>
        <w:top w:val="none" w:sz="0" w:space="0" w:color="auto"/>
        <w:left w:val="none" w:sz="0" w:space="0" w:color="auto"/>
        <w:bottom w:val="none" w:sz="0" w:space="0" w:color="auto"/>
        <w:right w:val="none" w:sz="0" w:space="0" w:color="auto"/>
      </w:divBdr>
    </w:div>
    <w:div w:id="1047073932">
      <w:bodyDiv w:val="1"/>
      <w:marLeft w:val="0"/>
      <w:marRight w:val="0"/>
      <w:marTop w:val="0"/>
      <w:marBottom w:val="0"/>
      <w:divBdr>
        <w:top w:val="none" w:sz="0" w:space="0" w:color="auto"/>
        <w:left w:val="none" w:sz="0" w:space="0" w:color="auto"/>
        <w:bottom w:val="none" w:sz="0" w:space="0" w:color="auto"/>
        <w:right w:val="none" w:sz="0" w:space="0" w:color="auto"/>
      </w:divBdr>
    </w:div>
    <w:div w:id="1051728734">
      <w:bodyDiv w:val="1"/>
      <w:marLeft w:val="0"/>
      <w:marRight w:val="0"/>
      <w:marTop w:val="0"/>
      <w:marBottom w:val="0"/>
      <w:divBdr>
        <w:top w:val="none" w:sz="0" w:space="0" w:color="auto"/>
        <w:left w:val="none" w:sz="0" w:space="0" w:color="auto"/>
        <w:bottom w:val="none" w:sz="0" w:space="0" w:color="auto"/>
        <w:right w:val="none" w:sz="0" w:space="0" w:color="auto"/>
      </w:divBdr>
    </w:div>
    <w:div w:id="1083724837">
      <w:bodyDiv w:val="1"/>
      <w:marLeft w:val="0"/>
      <w:marRight w:val="0"/>
      <w:marTop w:val="0"/>
      <w:marBottom w:val="0"/>
      <w:divBdr>
        <w:top w:val="none" w:sz="0" w:space="0" w:color="auto"/>
        <w:left w:val="none" w:sz="0" w:space="0" w:color="auto"/>
        <w:bottom w:val="none" w:sz="0" w:space="0" w:color="auto"/>
        <w:right w:val="none" w:sz="0" w:space="0" w:color="auto"/>
      </w:divBdr>
    </w:div>
    <w:div w:id="1087461174">
      <w:bodyDiv w:val="1"/>
      <w:marLeft w:val="0"/>
      <w:marRight w:val="0"/>
      <w:marTop w:val="0"/>
      <w:marBottom w:val="0"/>
      <w:divBdr>
        <w:top w:val="none" w:sz="0" w:space="0" w:color="auto"/>
        <w:left w:val="none" w:sz="0" w:space="0" w:color="auto"/>
        <w:bottom w:val="none" w:sz="0" w:space="0" w:color="auto"/>
        <w:right w:val="none" w:sz="0" w:space="0" w:color="auto"/>
      </w:divBdr>
      <w:divsChild>
        <w:div w:id="880284114">
          <w:marLeft w:val="0"/>
          <w:marRight w:val="0"/>
          <w:marTop w:val="0"/>
          <w:marBottom w:val="0"/>
          <w:divBdr>
            <w:top w:val="none" w:sz="0" w:space="0" w:color="auto"/>
            <w:left w:val="none" w:sz="0" w:space="0" w:color="auto"/>
            <w:bottom w:val="none" w:sz="0" w:space="0" w:color="auto"/>
            <w:right w:val="none" w:sz="0" w:space="0" w:color="auto"/>
          </w:divBdr>
          <w:divsChild>
            <w:div w:id="1082065341">
              <w:marLeft w:val="0"/>
              <w:marRight w:val="0"/>
              <w:marTop w:val="0"/>
              <w:marBottom w:val="0"/>
              <w:divBdr>
                <w:top w:val="none" w:sz="0" w:space="0" w:color="auto"/>
                <w:left w:val="none" w:sz="0" w:space="0" w:color="auto"/>
                <w:bottom w:val="none" w:sz="0" w:space="0" w:color="auto"/>
                <w:right w:val="none" w:sz="0" w:space="0" w:color="auto"/>
              </w:divBdr>
              <w:divsChild>
                <w:div w:id="346490726">
                  <w:marLeft w:val="0"/>
                  <w:marRight w:val="0"/>
                  <w:marTop w:val="0"/>
                  <w:marBottom w:val="0"/>
                  <w:divBdr>
                    <w:top w:val="none" w:sz="0" w:space="0" w:color="auto"/>
                    <w:left w:val="none" w:sz="0" w:space="0" w:color="auto"/>
                    <w:bottom w:val="none" w:sz="0" w:space="0" w:color="auto"/>
                    <w:right w:val="none" w:sz="0" w:space="0" w:color="auto"/>
                  </w:divBdr>
                </w:div>
                <w:div w:id="368918254">
                  <w:marLeft w:val="0"/>
                  <w:marRight w:val="0"/>
                  <w:marTop w:val="0"/>
                  <w:marBottom w:val="0"/>
                  <w:divBdr>
                    <w:top w:val="none" w:sz="0" w:space="0" w:color="auto"/>
                    <w:left w:val="none" w:sz="0" w:space="0" w:color="auto"/>
                    <w:bottom w:val="none" w:sz="0" w:space="0" w:color="auto"/>
                    <w:right w:val="none" w:sz="0" w:space="0" w:color="auto"/>
                  </w:divBdr>
                  <w:divsChild>
                    <w:div w:id="994652371">
                      <w:marLeft w:val="0"/>
                      <w:marRight w:val="0"/>
                      <w:marTop w:val="0"/>
                      <w:marBottom w:val="0"/>
                      <w:divBdr>
                        <w:top w:val="none" w:sz="0" w:space="0" w:color="auto"/>
                        <w:left w:val="none" w:sz="0" w:space="0" w:color="auto"/>
                        <w:bottom w:val="none" w:sz="0" w:space="0" w:color="auto"/>
                        <w:right w:val="none" w:sz="0" w:space="0" w:color="auto"/>
                      </w:divBdr>
                      <w:divsChild>
                        <w:div w:id="805901145">
                          <w:marLeft w:val="0"/>
                          <w:marRight w:val="0"/>
                          <w:marTop w:val="0"/>
                          <w:marBottom w:val="0"/>
                          <w:divBdr>
                            <w:top w:val="none" w:sz="0" w:space="0" w:color="auto"/>
                            <w:left w:val="none" w:sz="0" w:space="0" w:color="auto"/>
                            <w:bottom w:val="none" w:sz="0" w:space="0" w:color="auto"/>
                            <w:right w:val="none" w:sz="0" w:space="0" w:color="auto"/>
                          </w:divBdr>
                          <w:divsChild>
                            <w:div w:id="1905488535">
                              <w:marLeft w:val="0"/>
                              <w:marRight w:val="0"/>
                              <w:marTop w:val="0"/>
                              <w:marBottom w:val="0"/>
                              <w:divBdr>
                                <w:top w:val="none" w:sz="0" w:space="0" w:color="auto"/>
                                <w:left w:val="none" w:sz="0" w:space="0" w:color="auto"/>
                                <w:bottom w:val="none" w:sz="0" w:space="0" w:color="auto"/>
                                <w:right w:val="none" w:sz="0" w:space="0" w:color="auto"/>
                              </w:divBdr>
                              <w:divsChild>
                                <w:div w:id="62025956">
                                  <w:marLeft w:val="0"/>
                                  <w:marRight w:val="0"/>
                                  <w:marTop w:val="0"/>
                                  <w:marBottom w:val="0"/>
                                  <w:divBdr>
                                    <w:top w:val="none" w:sz="0" w:space="0" w:color="auto"/>
                                    <w:left w:val="none" w:sz="0" w:space="0" w:color="auto"/>
                                    <w:bottom w:val="none" w:sz="0" w:space="0" w:color="auto"/>
                                    <w:right w:val="none" w:sz="0" w:space="0" w:color="auto"/>
                                  </w:divBdr>
                                  <w:divsChild>
                                    <w:div w:id="16849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4030503">
      <w:bodyDiv w:val="1"/>
      <w:marLeft w:val="0"/>
      <w:marRight w:val="0"/>
      <w:marTop w:val="0"/>
      <w:marBottom w:val="0"/>
      <w:divBdr>
        <w:top w:val="none" w:sz="0" w:space="0" w:color="auto"/>
        <w:left w:val="none" w:sz="0" w:space="0" w:color="auto"/>
        <w:bottom w:val="none" w:sz="0" w:space="0" w:color="auto"/>
        <w:right w:val="none" w:sz="0" w:space="0" w:color="auto"/>
      </w:divBdr>
    </w:div>
    <w:div w:id="1106121454">
      <w:bodyDiv w:val="1"/>
      <w:marLeft w:val="0"/>
      <w:marRight w:val="0"/>
      <w:marTop w:val="0"/>
      <w:marBottom w:val="0"/>
      <w:divBdr>
        <w:top w:val="none" w:sz="0" w:space="0" w:color="auto"/>
        <w:left w:val="none" w:sz="0" w:space="0" w:color="auto"/>
        <w:bottom w:val="none" w:sz="0" w:space="0" w:color="auto"/>
        <w:right w:val="none" w:sz="0" w:space="0" w:color="auto"/>
      </w:divBdr>
    </w:div>
    <w:div w:id="1108310358">
      <w:bodyDiv w:val="1"/>
      <w:marLeft w:val="0"/>
      <w:marRight w:val="0"/>
      <w:marTop w:val="0"/>
      <w:marBottom w:val="0"/>
      <w:divBdr>
        <w:top w:val="none" w:sz="0" w:space="0" w:color="auto"/>
        <w:left w:val="none" w:sz="0" w:space="0" w:color="auto"/>
        <w:bottom w:val="none" w:sz="0" w:space="0" w:color="auto"/>
        <w:right w:val="none" w:sz="0" w:space="0" w:color="auto"/>
      </w:divBdr>
      <w:divsChild>
        <w:div w:id="59109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509257">
      <w:bodyDiv w:val="1"/>
      <w:marLeft w:val="0"/>
      <w:marRight w:val="0"/>
      <w:marTop w:val="0"/>
      <w:marBottom w:val="0"/>
      <w:divBdr>
        <w:top w:val="none" w:sz="0" w:space="0" w:color="auto"/>
        <w:left w:val="none" w:sz="0" w:space="0" w:color="auto"/>
        <w:bottom w:val="none" w:sz="0" w:space="0" w:color="auto"/>
        <w:right w:val="none" w:sz="0" w:space="0" w:color="auto"/>
      </w:divBdr>
      <w:divsChild>
        <w:div w:id="234245200">
          <w:marLeft w:val="0"/>
          <w:marRight w:val="0"/>
          <w:marTop w:val="0"/>
          <w:marBottom w:val="0"/>
          <w:divBdr>
            <w:top w:val="none" w:sz="0" w:space="0" w:color="auto"/>
            <w:left w:val="none" w:sz="0" w:space="0" w:color="auto"/>
            <w:bottom w:val="none" w:sz="0" w:space="0" w:color="auto"/>
            <w:right w:val="none" w:sz="0" w:space="0" w:color="auto"/>
          </w:divBdr>
          <w:divsChild>
            <w:div w:id="130682073">
              <w:marLeft w:val="0"/>
              <w:marRight w:val="0"/>
              <w:marTop w:val="0"/>
              <w:marBottom w:val="0"/>
              <w:divBdr>
                <w:top w:val="none" w:sz="0" w:space="0" w:color="auto"/>
                <w:left w:val="none" w:sz="0" w:space="0" w:color="auto"/>
                <w:bottom w:val="none" w:sz="0" w:space="0" w:color="auto"/>
                <w:right w:val="none" w:sz="0" w:space="0" w:color="auto"/>
              </w:divBdr>
            </w:div>
            <w:div w:id="230652703">
              <w:marLeft w:val="0"/>
              <w:marRight w:val="0"/>
              <w:marTop w:val="0"/>
              <w:marBottom w:val="0"/>
              <w:divBdr>
                <w:top w:val="none" w:sz="0" w:space="0" w:color="auto"/>
                <w:left w:val="none" w:sz="0" w:space="0" w:color="auto"/>
                <w:bottom w:val="none" w:sz="0" w:space="0" w:color="auto"/>
                <w:right w:val="none" w:sz="0" w:space="0" w:color="auto"/>
              </w:divBdr>
            </w:div>
            <w:div w:id="271480353">
              <w:marLeft w:val="0"/>
              <w:marRight w:val="0"/>
              <w:marTop w:val="0"/>
              <w:marBottom w:val="0"/>
              <w:divBdr>
                <w:top w:val="none" w:sz="0" w:space="0" w:color="auto"/>
                <w:left w:val="none" w:sz="0" w:space="0" w:color="auto"/>
                <w:bottom w:val="none" w:sz="0" w:space="0" w:color="auto"/>
                <w:right w:val="none" w:sz="0" w:space="0" w:color="auto"/>
              </w:divBdr>
            </w:div>
            <w:div w:id="1267081288">
              <w:marLeft w:val="0"/>
              <w:marRight w:val="0"/>
              <w:marTop w:val="0"/>
              <w:marBottom w:val="0"/>
              <w:divBdr>
                <w:top w:val="none" w:sz="0" w:space="0" w:color="auto"/>
                <w:left w:val="none" w:sz="0" w:space="0" w:color="auto"/>
                <w:bottom w:val="none" w:sz="0" w:space="0" w:color="auto"/>
                <w:right w:val="none" w:sz="0" w:space="0" w:color="auto"/>
              </w:divBdr>
            </w:div>
            <w:div w:id="1294482210">
              <w:marLeft w:val="0"/>
              <w:marRight w:val="0"/>
              <w:marTop w:val="0"/>
              <w:marBottom w:val="0"/>
              <w:divBdr>
                <w:top w:val="none" w:sz="0" w:space="0" w:color="auto"/>
                <w:left w:val="none" w:sz="0" w:space="0" w:color="auto"/>
                <w:bottom w:val="none" w:sz="0" w:space="0" w:color="auto"/>
                <w:right w:val="none" w:sz="0" w:space="0" w:color="auto"/>
              </w:divBdr>
            </w:div>
            <w:div w:id="1630743007">
              <w:marLeft w:val="0"/>
              <w:marRight w:val="0"/>
              <w:marTop w:val="0"/>
              <w:marBottom w:val="0"/>
              <w:divBdr>
                <w:top w:val="none" w:sz="0" w:space="0" w:color="auto"/>
                <w:left w:val="none" w:sz="0" w:space="0" w:color="auto"/>
                <w:bottom w:val="none" w:sz="0" w:space="0" w:color="auto"/>
                <w:right w:val="none" w:sz="0" w:space="0" w:color="auto"/>
              </w:divBdr>
            </w:div>
            <w:div w:id="1691489434">
              <w:marLeft w:val="0"/>
              <w:marRight w:val="0"/>
              <w:marTop w:val="0"/>
              <w:marBottom w:val="0"/>
              <w:divBdr>
                <w:top w:val="none" w:sz="0" w:space="0" w:color="auto"/>
                <w:left w:val="none" w:sz="0" w:space="0" w:color="auto"/>
                <w:bottom w:val="none" w:sz="0" w:space="0" w:color="auto"/>
                <w:right w:val="none" w:sz="0" w:space="0" w:color="auto"/>
              </w:divBdr>
            </w:div>
            <w:div w:id="1931154098">
              <w:marLeft w:val="0"/>
              <w:marRight w:val="0"/>
              <w:marTop w:val="0"/>
              <w:marBottom w:val="0"/>
              <w:divBdr>
                <w:top w:val="none" w:sz="0" w:space="0" w:color="auto"/>
                <w:left w:val="none" w:sz="0" w:space="0" w:color="auto"/>
                <w:bottom w:val="none" w:sz="0" w:space="0" w:color="auto"/>
                <w:right w:val="none" w:sz="0" w:space="0" w:color="auto"/>
              </w:divBdr>
            </w:div>
            <w:div w:id="206329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2508">
      <w:bodyDiv w:val="1"/>
      <w:marLeft w:val="0"/>
      <w:marRight w:val="0"/>
      <w:marTop w:val="0"/>
      <w:marBottom w:val="0"/>
      <w:divBdr>
        <w:top w:val="none" w:sz="0" w:space="0" w:color="auto"/>
        <w:left w:val="none" w:sz="0" w:space="0" w:color="auto"/>
        <w:bottom w:val="none" w:sz="0" w:space="0" w:color="auto"/>
        <w:right w:val="none" w:sz="0" w:space="0" w:color="auto"/>
      </w:divBdr>
    </w:div>
    <w:div w:id="1122847586">
      <w:bodyDiv w:val="1"/>
      <w:marLeft w:val="0"/>
      <w:marRight w:val="0"/>
      <w:marTop w:val="0"/>
      <w:marBottom w:val="0"/>
      <w:divBdr>
        <w:top w:val="none" w:sz="0" w:space="0" w:color="auto"/>
        <w:left w:val="none" w:sz="0" w:space="0" w:color="auto"/>
        <w:bottom w:val="none" w:sz="0" w:space="0" w:color="auto"/>
        <w:right w:val="none" w:sz="0" w:space="0" w:color="auto"/>
      </w:divBdr>
    </w:div>
    <w:div w:id="1129663626">
      <w:bodyDiv w:val="1"/>
      <w:marLeft w:val="0"/>
      <w:marRight w:val="0"/>
      <w:marTop w:val="0"/>
      <w:marBottom w:val="0"/>
      <w:divBdr>
        <w:top w:val="none" w:sz="0" w:space="0" w:color="auto"/>
        <w:left w:val="none" w:sz="0" w:space="0" w:color="auto"/>
        <w:bottom w:val="none" w:sz="0" w:space="0" w:color="auto"/>
        <w:right w:val="none" w:sz="0" w:space="0" w:color="auto"/>
      </w:divBdr>
      <w:divsChild>
        <w:div w:id="1572426653">
          <w:marLeft w:val="0"/>
          <w:marRight w:val="0"/>
          <w:marTop w:val="0"/>
          <w:marBottom w:val="0"/>
          <w:divBdr>
            <w:top w:val="none" w:sz="0" w:space="0" w:color="auto"/>
            <w:left w:val="none" w:sz="0" w:space="0" w:color="auto"/>
            <w:bottom w:val="none" w:sz="0" w:space="0" w:color="auto"/>
            <w:right w:val="none" w:sz="0" w:space="0" w:color="auto"/>
          </w:divBdr>
          <w:divsChild>
            <w:div w:id="320425665">
              <w:marLeft w:val="0"/>
              <w:marRight w:val="0"/>
              <w:marTop w:val="0"/>
              <w:marBottom w:val="0"/>
              <w:divBdr>
                <w:top w:val="none" w:sz="0" w:space="0" w:color="auto"/>
                <w:left w:val="none" w:sz="0" w:space="0" w:color="auto"/>
                <w:bottom w:val="none" w:sz="0" w:space="0" w:color="auto"/>
                <w:right w:val="none" w:sz="0" w:space="0" w:color="auto"/>
              </w:divBdr>
            </w:div>
            <w:div w:id="473328297">
              <w:marLeft w:val="0"/>
              <w:marRight w:val="0"/>
              <w:marTop w:val="0"/>
              <w:marBottom w:val="0"/>
              <w:divBdr>
                <w:top w:val="none" w:sz="0" w:space="0" w:color="auto"/>
                <w:left w:val="none" w:sz="0" w:space="0" w:color="auto"/>
                <w:bottom w:val="none" w:sz="0" w:space="0" w:color="auto"/>
                <w:right w:val="none" w:sz="0" w:space="0" w:color="auto"/>
              </w:divBdr>
            </w:div>
            <w:div w:id="517622241">
              <w:marLeft w:val="0"/>
              <w:marRight w:val="0"/>
              <w:marTop w:val="0"/>
              <w:marBottom w:val="0"/>
              <w:divBdr>
                <w:top w:val="none" w:sz="0" w:space="0" w:color="auto"/>
                <w:left w:val="none" w:sz="0" w:space="0" w:color="auto"/>
                <w:bottom w:val="none" w:sz="0" w:space="0" w:color="auto"/>
                <w:right w:val="none" w:sz="0" w:space="0" w:color="auto"/>
              </w:divBdr>
            </w:div>
            <w:div w:id="797721566">
              <w:marLeft w:val="0"/>
              <w:marRight w:val="0"/>
              <w:marTop w:val="0"/>
              <w:marBottom w:val="0"/>
              <w:divBdr>
                <w:top w:val="none" w:sz="0" w:space="0" w:color="auto"/>
                <w:left w:val="none" w:sz="0" w:space="0" w:color="auto"/>
                <w:bottom w:val="none" w:sz="0" w:space="0" w:color="auto"/>
                <w:right w:val="none" w:sz="0" w:space="0" w:color="auto"/>
              </w:divBdr>
            </w:div>
            <w:div w:id="835341791">
              <w:marLeft w:val="0"/>
              <w:marRight w:val="0"/>
              <w:marTop w:val="0"/>
              <w:marBottom w:val="0"/>
              <w:divBdr>
                <w:top w:val="none" w:sz="0" w:space="0" w:color="auto"/>
                <w:left w:val="none" w:sz="0" w:space="0" w:color="auto"/>
                <w:bottom w:val="none" w:sz="0" w:space="0" w:color="auto"/>
                <w:right w:val="none" w:sz="0" w:space="0" w:color="auto"/>
              </w:divBdr>
            </w:div>
            <w:div w:id="846211258">
              <w:marLeft w:val="0"/>
              <w:marRight w:val="0"/>
              <w:marTop w:val="0"/>
              <w:marBottom w:val="0"/>
              <w:divBdr>
                <w:top w:val="none" w:sz="0" w:space="0" w:color="auto"/>
                <w:left w:val="none" w:sz="0" w:space="0" w:color="auto"/>
                <w:bottom w:val="none" w:sz="0" w:space="0" w:color="auto"/>
                <w:right w:val="none" w:sz="0" w:space="0" w:color="auto"/>
              </w:divBdr>
            </w:div>
            <w:div w:id="944120638">
              <w:marLeft w:val="0"/>
              <w:marRight w:val="0"/>
              <w:marTop w:val="0"/>
              <w:marBottom w:val="0"/>
              <w:divBdr>
                <w:top w:val="none" w:sz="0" w:space="0" w:color="auto"/>
                <w:left w:val="none" w:sz="0" w:space="0" w:color="auto"/>
                <w:bottom w:val="none" w:sz="0" w:space="0" w:color="auto"/>
                <w:right w:val="none" w:sz="0" w:space="0" w:color="auto"/>
              </w:divBdr>
            </w:div>
            <w:div w:id="1007944248">
              <w:marLeft w:val="0"/>
              <w:marRight w:val="0"/>
              <w:marTop w:val="0"/>
              <w:marBottom w:val="0"/>
              <w:divBdr>
                <w:top w:val="none" w:sz="0" w:space="0" w:color="auto"/>
                <w:left w:val="none" w:sz="0" w:space="0" w:color="auto"/>
                <w:bottom w:val="none" w:sz="0" w:space="0" w:color="auto"/>
                <w:right w:val="none" w:sz="0" w:space="0" w:color="auto"/>
              </w:divBdr>
            </w:div>
            <w:div w:id="1039352741">
              <w:marLeft w:val="0"/>
              <w:marRight w:val="0"/>
              <w:marTop w:val="0"/>
              <w:marBottom w:val="0"/>
              <w:divBdr>
                <w:top w:val="none" w:sz="0" w:space="0" w:color="auto"/>
                <w:left w:val="none" w:sz="0" w:space="0" w:color="auto"/>
                <w:bottom w:val="none" w:sz="0" w:space="0" w:color="auto"/>
                <w:right w:val="none" w:sz="0" w:space="0" w:color="auto"/>
              </w:divBdr>
            </w:div>
            <w:div w:id="1339503270">
              <w:marLeft w:val="0"/>
              <w:marRight w:val="0"/>
              <w:marTop w:val="0"/>
              <w:marBottom w:val="0"/>
              <w:divBdr>
                <w:top w:val="none" w:sz="0" w:space="0" w:color="auto"/>
                <w:left w:val="none" w:sz="0" w:space="0" w:color="auto"/>
                <w:bottom w:val="none" w:sz="0" w:space="0" w:color="auto"/>
                <w:right w:val="none" w:sz="0" w:space="0" w:color="auto"/>
              </w:divBdr>
            </w:div>
            <w:div w:id="1619725828">
              <w:marLeft w:val="0"/>
              <w:marRight w:val="0"/>
              <w:marTop w:val="0"/>
              <w:marBottom w:val="0"/>
              <w:divBdr>
                <w:top w:val="none" w:sz="0" w:space="0" w:color="auto"/>
                <w:left w:val="none" w:sz="0" w:space="0" w:color="auto"/>
                <w:bottom w:val="none" w:sz="0" w:space="0" w:color="auto"/>
                <w:right w:val="none" w:sz="0" w:space="0" w:color="auto"/>
              </w:divBdr>
            </w:div>
            <w:div w:id="1674646115">
              <w:marLeft w:val="0"/>
              <w:marRight w:val="0"/>
              <w:marTop w:val="0"/>
              <w:marBottom w:val="0"/>
              <w:divBdr>
                <w:top w:val="none" w:sz="0" w:space="0" w:color="auto"/>
                <w:left w:val="none" w:sz="0" w:space="0" w:color="auto"/>
                <w:bottom w:val="none" w:sz="0" w:space="0" w:color="auto"/>
                <w:right w:val="none" w:sz="0" w:space="0" w:color="auto"/>
              </w:divBdr>
            </w:div>
            <w:div w:id="1690372836">
              <w:marLeft w:val="0"/>
              <w:marRight w:val="0"/>
              <w:marTop w:val="0"/>
              <w:marBottom w:val="0"/>
              <w:divBdr>
                <w:top w:val="none" w:sz="0" w:space="0" w:color="auto"/>
                <w:left w:val="none" w:sz="0" w:space="0" w:color="auto"/>
                <w:bottom w:val="none" w:sz="0" w:space="0" w:color="auto"/>
                <w:right w:val="none" w:sz="0" w:space="0" w:color="auto"/>
              </w:divBdr>
            </w:div>
            <w:div w:id="1873377447">
              <w:marLeft w:val="0"/>
              <w:marRight w:val="0"/>
              <w:marTop w:val="0"/>
              <w:marBottom w:val="0"/>
              <w:divBdr>
                <w:top w:val="none" w:sz="0" w:space="0" w:color="auto"/>
                <w:left w:val="none" w:sz="0" w:space="0" w:color="auto"/>
                <w:bottom w:val="none" w:sz="0" w:space="0" w:color="auto"/>
                <w:right w:val="none" w:sz="0" w:space="0" w:color="auto"/>
              </w:divBdr>
            </w:div>
            <w:div w:id="1907377004">
              <w:marLeft w:val="0"/>
              <w:marRight w:val="0"/>
              <w:marTop w:val="0"/>
              <w:marBottom w:val="0"/>
              <w:divBdr>
                <w:top w:val="none" w:sz="0" w:space="0" w:color="auto"/>
                <w:left w:val="none" w:sz="0" w:space="0" w:color="auto"/>
                <w:bottom w:val="none" w:sz="0" w:space="0" w:color="auto"/>
                <w:right w:val="none" w:sz="0" w:space="0" w:color="auto"/>
              </w:divBdr>
            </w:div>
            <w:div w:id="19690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500">
      <w:bodyDiv w:val="1"/>
      <w:marLeft w:val="0"/>
      <w:marRight w:val="0"/>
      <w:marTop w:val="0"/>
      <w:marBottom w:val="0"/>
      <w:divBdr>
        <w:top w:val="none" w:sz="0" w:space="0" w:color="auto"/>
        <w:left w:val="none" w:sz="0" w:space="0" w:color="auto"/>
        <w:bottom w:val="none" w:sz="0" w:space="0" w:color="auto"/>
        <w:right w:val="none" w:sz="0" w:space="0" w:color="auto"/>
      </w:divBdr>
    </w:div>
    <w:div w:id="1138718877">
      <w:bodyDiv w:val="1"/>
      <w:marLeft w:val="0"/>
      <w:marRight w:val="0"/>
      <w:marTop w:val="0"/>
      <w:marBottom w:val="0"/>
      <w:divBdr>
        <w:top w:val="none" w:sz="0" w:space="0" w:color="auto"/>
        <w:left w:val="none" w:sz="0" w:space="0" w:color="auto"/>
        <w:bottom w:val="none" w:sz="0" w:space="0" w:color="auto"/>
        <w:right w:val="none" w:sz="0" w:space="0" w:color="auto"/>
      </w:divBdr>
      <w:divsChild>
        <w:div w:id="533621722">
          <w:marLeft w:val="0"/>
          <w:marRight w:val="0"/>
          <w:marTop w:val="0"/>
          <w:marBottom w:val="0"/>
          <w:divBdr>
            <w:top w:val="none" w:sz="0" w:space="0" w:color="auto"/>
            <w:left w:val="none" w:sz="0" w:space="0" w:color="auto"/>
            <w:bottom w:val="none" w:sz="0" w:space="0" w:color="auto"/>
            <w:right w:val="none" w:sz="0" w:space="0" w:color="auto"/>
          </w:divBdr>
          <w:divsChild>
            <w:div w:id="36241808">
              <w:marLeft w:val="0"/>
              <w:marRight w:val="0"/>
              <w:marTop w:val="0"/>
              <w:marBottom w:val="0"/>
              <w:divBdr>
                <w:top w:val="none" w:sz="0" w:space="0" w:color="auto"/>
                <w:left w:val="none" w:sz="0" w:space="0" w:color="auto"/>
                <w:bottom w:val="none" w:sz="0" w:space="0" w:color="auto"/>
                <w:right w:val="none" w:sz="0" w:space="0" w:color="auto"/>
              </w:divBdr>
            </w:div>
            <w:div w:id="369573477">
              <w:marLeft w:val="0"/>
              <w:marRight w:val="0"/>
              <w:marTop w:val="0"/>
              <w:marBottom w:val="0"/>
              <w:divBdr>
                <w:top w:val="none" w:sz="0" w:space="0" w:color="auto"/>
                <w:left w:val="none" w:sz="0" w:space="0" w:color="auto"/>
                <w:bottom w:val="none" w:sz="0" w:space="0" w:color="auto"/>
                <w:right w:val="none" w:sz="0" w:space="0" w:color="auto"/>
              </w:divBdr>
            </w:div>
            <w:div w:id="526259187">
              <w:marLeft w:val="0"/>
              <w:marRight w:val="0"/>
              <w:marTop w:val="0"/>
              <w:marBottom w:val="0"/>
              <w:divBdr>
                <w:top w:val="none" w:sz="0" w:space="0" w:color="auto"/>
                <w:left w:val="none" w:sz="0" w:space="0" w:color="auto"/>
                <w:bottom w:val="none" w:sz="0" w:space="0" w:color="auto"/>
                <w:right w:val="none" w:sz="0" w:space="0" w:color="auto"/>
              </w:divBdr>
            </w:div>
            <w:div w:id="548689642">
              <w:marLeft w:val="0"/>
              <w:marRight w:val="0"/>
              <w:marTop w:val="0"/>
              <w:marBottom w:val="0"/>
              <w:divBdr>
                <w:top w:val="none" w:sz="0" w:space="0" w:color="auto"/>
                <w:left w:val="none" w:sz="0" w:space="0" w:color="auto"/>
                <w:bottom w:val="none" w:sz="0" w:space="0" w:color="auto"/>
                <w:right w:val="none" w:sz="0" w:space="0" w:color="auto"/>
              </w:divBdr>
            </w:div>
            <w:div w:id="548952275">
              <w:marLeft w:val="0"/>
              <w:marRight w:val="0"/>
              <w:marTop w:val="0"/>
              <w:marBottom w:val="0"/>
              <w:divBdr>
                <w:top w:val="none" w:sz="0" w:space="0" w:color="auto"/>
                <w:left w:val="none" w:sz="0" w:space="0" w:color="auto"/>
                <w:bottom w:val="none" w:sz="0" w:space="0" w:color="auto"/>
                <w:right w:val="none" w:sz="0" w:space="0" w:color="auto"/>
              </w:divBdr>
            </w:div>
            <w:div w:id="655181338">
              <w:marLeft w:val="0"/>
              <w:marRight w:val="0"/>
              <w:marTop w:val="0"/>
              <w:marBottom w:val="0"/>
              <w:divBdr>
                <w:top w:val="none" w:sz="0" w:space="0" w:color="auto"/>
                <w:left w:val="none" w:sz="0" w:space="0" w:color="auto"/>
                <w:bottom w:val="none" w:sz="0" w:space="0" w:color="auto"/>
                <w:right w:val="none" w:sz="0" w:space="0" w:color="auto"/>
              </w:divBdr>
            </w:div>
            <w:div w:id="746611176">
              <w:marLeft w:val="0"/>
              <w:marRight w:val="0"/>
              <w:marTop w:val="0"/>
              <w:marBottom w:val="0"/>
              <w:divBdr>
                <w:top w:val="none" w:sz="0" w:space="0" w:color="auto"/>
                <w:left w:val="none" w:sz="0" w:space="0" w:color="auto"/>
                <w:bottom w:val="none" w:sz="0" w:space="0" w:color="auto"/>
                <w:right w:val="none" w:sz="0" w:space="0" w:color="auto"/>
              </w:divBdr>
            </w:div>
            <w:div w:id="775059432">
              <w:marLeft w:val="0"/>
              <w:marRight w:val="0"/>
              <w:marTop w:val="0"/>
              <w:marBottom w:val="0"/>
              <w:divBdr>
                <w:top w:val="none" w:sz="0" w:space="0" w:color="auto"/>
                <w:left w:val="none" w:sz="0" w:space="0" w:color="auto"/>
                <w:bottom w:val="none" w:sz="0" w:space="0" w:color="auto"/>
                <w:right w:val="none" w:sz="0" w:space="0" w:color="auto"/>
              </w:divBdr>
            </w:div>
            <w:div w:id="897404298">
              <w:marLeft w:val="0"/>
              <w:marRight w:val="0"/>
              <w:marTop w:val="0"/>
              <w:marBottom w:val="0"/>
              <w:divBdr>
                <w:top w:val="none" w:sz="0" w:space="0" w:color="auto"/>
                <w:left w:val="none" w:sz="0" w:space="0" w:color="auto"/>
                <w:bottom w:val="none" w:sz="0" w:space="0" w:color="auto"/>
                <w:right w:val="none" w:sz="0" w:space="0" w:color="auto"/>
              </w:divBdr>
            </w:div>
            <w:div w:id="989408300">
              <w:marLeft w:val="0"/>
              <w:marRight w:val="0"/>
              <w:marTop w:val="0"/>
              <w:marBottom w:val="0"/>
              <w:divBdr>
                <w:top w:val="none" w:sz="0" w:space="0" w:color="auto"/>
                <w:left w:val="none" w:sz="0" w:space="0" w:color="auto"/>
                <w:bottom w:val="none" w:sz="0" w:space="0" w:color="auto"/>
                <w:right w:val="none" w:sz="0" w:space="0" w:color="auto"/>
              </w:divBdr>
            </w:div>
            <w:div w:id="1063799289">
              <w:marLeft w:val="0"/>
              <w:marRight w:val="0"/>
              <w:marTop w:val="0"/>
              <w:marBottom w:val="0"/>
              <w:divBdr>
                <w:top w:val="none" w:sz="0" w:space="0" w:color="auto"/>
                <w:left w:val="none" w:sz="0" w:space="0" w:color="auto"/>
                <w:bottom w:val="none" w:sz="0" w:space="0" w:color="auto"/>
                <w:right w:val="none" w:sz="0" w:space="0" w:color="auto"/>
              </w:divBdr>
            </w:div>
            <w:div w:id="1110200573">
              <w:marLeft w:val="0"/>
              <w:marRight w:val="0"/>
              <w:marTop w:val="0"/>
              <w:marBottom w:val="0"/>
              <w:divBdr>
                <w:top w:val="none" w:sz="0" w:space="0" w:color="auto"/>
                <w:left w:val="none" w:sz="0" w:space="0" w:color="auto"/>
                <w:bottom w:val="none" w:sz="0" w:space="0" w:color="auto"/>
                <w:right w:val="none" w:sz="0" w:space="0" w:color="auto"/>
              </w:divBdr>
            </w:div>
            <w:div w:id="1171945829">
              <w:marLeft w:val="0"/>
              <w:marRight w:val="0"/>
              <w:marTop w:val="0"/>
              <w:marBottom w:val="0"/>
              <w:divBdr>
                <w:top w:val="none" w:sz="0" w:space="0" w:color="auto"/>
                <w:left w:val="none" w:sz="0" w:space="0" w:color="auto"/>
                <w:bottom w:val="none" w:sz="0" w:space="0" w:color="auto"/>
                <w:right w:val="none" w:sz="0" w:space="0" w:color="auto"/>
              </w:divBdr>
            </w:div>
            <w:div w:id="1407459861">
              <w:marLeft w:val="0"/>
              <w:marRight w:val="0"/>
              <w:marTop w:val="0"/>
              <w:marBottom w:val="0"/>
              <w:divBdr>
                <w:top w:val="none" w:sz="0" w:space="0" w:color="auto"/>
                <w:left w:val="none" w:sz="0" w:space="0" w:color="auto"/>
                <w:bottom w:val="none" w:sz="0" w:space="0" w:color="auto"/>
                <w:right w:val="none" w:sz="0" w:space="0" w:color="auto"/>
              </w:divBdr>
            </w:div>
            <w:div w:id="1599168676">
              <w:marLeft w:val="0"/>
              <w:marRight w:val="0"/>
              <w:marTop w:val="0"/>
              <w:marBottom w:val="0"/>
              <w:divBdr>
                <w:top w:val="none" w:sz="0" w:space="0" w:color="auto"/>
                <w:left w:val="none" w:sz="0" w:space="0" w:color="auto"/>
                <w:bottom w:val="none" w:sz="0" w:space="0" w:color="auto"/>
                <w:right w:val="none" w:sz="0" w:space="0" w:color="auto"/>
              </w:divBdr>
            </w:div>
            <w:div w:id="1605921697">
              <w:marLeft w:val="0"/>
              <w:marRight w:val="0"/>
              <w:marTop w:val="0"/>
              <w:marBottom w:val="0"/>
              <w:divBdr>
                <w:top w:val="none" w:sz="0" w:space="0" w:color="auto"/>
                <w:left w:val="none" w:sz="0" w:space="0" w:color="auto"/>
                <w:bottom w:val="none" w:sz="0" w:space="0" w:color="auto"/>
                <w:right w:val="none" w:sz="0" w:space="0" w:color="auto"/>
              </w:divBdr>
            </w:div>
            <w:div w:id="1723408452">
              <w:marLeft w:val="0"/>
              <w:marRight w:val="0"/>
              <w:marTop w:val="0"/>
              <w:marBottom w:val="0"/>
              <w:divBdr>
                <w:top w:val="none" w:sz="0" w:space="0" w:color="auto"/>
                <w:left w:val="none" w:sz="0" w:space="0" w:color="auto"/>
                <w:bottom w:val="none" w:sz="0" w:space="0" w:color="auto"/>
                <w:right w:val="none" w:sz="0" w:space="0" w:color="auto"/>
              </w:divBdr>
            </w:div>
            <w:div w:id="1733384373">
              <w:marLeft w:val="0"/>
              <w:marRight w:val="0"/>
              <w:marTop w:val="0"/>
              <w:marBottom w:val="0"/>
              <w:divBdr>
                <w:top w:val="none" w:sz="0" w:space="0" w:color="auto"/>
                <w:left w:val="none" w:sz="0" w:space="0" w:color="auto"/>
                <w:bottom w:val="none" w:sz="0" w:space="0" w:color="auto"/>
                <w:right w:val="none" w:sz="0" w:space="0" w:color="auto"/>
              </w:divBdr>
            </w:div>
            <w:div w:id="1761877511">
              <w:marLeft w:val="0"/>
              <w:marRight w:val="0"/>
              <w:marTop w:val="0"/>
              <w:marBottom w:val="0"/>
              <w:divBdr>
                <w:top w:val="none" w:sz="0" w:space="0" w:color="auto"/>
                <w:left w:val="none" w:sz="0" w:space="0" w:color="auto"/>
                <w:bottom w:val="none" w:sz="0" w:space="0" w:color="auto"/>
                <w:right w:val="none" w:sz="0" w:space="0" w:color="auto"/>
              </w:divBdr>
            </w:div>
            <w:div w:id="1834493019">
              <w:marLeft w:val="0"/>
              <w:marRight w:val="0"/>
              <w:marTop w:val="0"/>
              <w:marBottom w:val="0"/>
              <w:divBdr>
                <w:top w:val="none" w:sz="0" w:space="0" w:color="auto"/>
                <w:left w:val="none" w:sz="0" w:space="0" w:color="auto"/>
                <w:bottom w:val="none" w:sz="0" w:space="0" w:color="auto"/>
                <w:right w:val="none" w:sz="0" w:space="0" w:color="auto"/>
              </w:divBdr>
            </w:div>
            <w:div w:id="2103717304">
              <w:marLeft w:val="0"/>
              <w:marRight w:val="0"/>
              <w:marTop w:val="0"/>
              <w:marBottom w:val="0"/>
              <w:divBdr>
                <w:top w:val="none" w:sz="0" w:space="0" w:color="auto"/>
                <w:left w:val="none" w:sz="0" w:space="0" w:color="auto"/>
                <w:bottom w:val="none" w:sz="0" w:space="0" w:color="auto"/>
                <w:right w:val="none" w:sz="0" w:space="0" w:color="auto"/>
              </w:divBdr>
            </w:div>
            <w:div w:id="21466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2511">
      <w:bodyDiv w:val="1"/>
      <w:marLeft w:val="0"/>
      <w:marRight w:val="0"/>
      <w:marTop w:val="0"/>
      <w:marBottom w:val="0"/>
      <w:divBdr>
        <w:top w:val="none" w:sz="0" w:space="0" w:color="auto"/>
        <w:left w:val="none" w:sz="0" w:space="0" w:color="auto"/>
        <w:bottom w:val="none" w:sz="0" w:space="0" w:color="auto"/>
        <w:right w:val="none" w:sz="0" w:space="0" w:color="auto"/>
      </w:divBdr>
    </w:div>
    <w:div w:id="1164928199">
      <w:bodyDiv w:val="1"/>
      <w:marLeft w:val="0"/>
      <w:marRight w:val="0"/>
      <w:marTop w:val="0"/>
      <w:marBottom w:val="0"/>
      <w:divBdr>
        <w:top w:val="none" w:sz="0" w:space="0" w:color="auto"/>
        <w:left w:val="none" w:sz="0" w:space="0" w:color="auto"/>
        <w:bottom w:val="none" w:sz="0" w:space="0" w:color="auto"/>
        <w:right w:val="none" w:sz="0" w:space="0" w:color="auto"/>
      </w:divBdr>
    </w:div>
    <w:div w:id="1172256106">
      <w:bodyDiv w:val="1"/>
      <w:marLeft w:val="0"/>
      <w:marRight w:val="0"/>
      <w:marTop w:val="0"/>
      <w:marBottom w:val="0"/>
      <w:divBdr>
        <w:top w:val="none" w:sz="0" w:space="0" w:color="auto"/>
        <w:left w:val="none" w:sz="0" w:space="0" w:color="auto"/>
        <w:bottom w:val="none" w:sz="0" w:space="0" w:color="auto"/>
        <w:right w:val="none" w:sz="0" w:space="0" w:color="auto"/>
      </w:divBdr>
    </w:div>
    <w:div w:id="1172257645">
      <w:bodyDiv w:val="1"/>
      <w:marLeft w:val="0"/>
      <w:marRight w:val="0"/>
      <w:marTop w:val="0"/>
      <w:marBottom w:val="0"/>
      <w:divBdr>
        <w:top w:val="none" w:sz="0" w:space="0" w:color="auto"/>
        <w:left w:val="none" w:sz="0" w:space="0" w:color="auto"/>
        <w:bottom w:val="none" w:sz="0" w:space="0" w:color="auto"/>
        <w:right w:val="none" w:sz="0" w:space="0" w:color="auto"/>
      </w:divBdr>
      <w:divsChild>
        <w:div w:id="1089351064">
          <w:marLeft w:val="0"/>
          <w:marRight w:val="0"/>
          <w:marTop w:val="0"/>
          <w:marBottom w:val="0"/>
          <w:divBdr>
            <w:top w:val="none" w:sz="0" w:space="0" w:color="auto"/>
            <w:left w:val="none" w:sz="0" w:space="0" w:color="auto"/>
            <w:bottom w:val="none" w:sz="0" w:space="0" w:color="auto"/>
            <w:right w:val="none" w:sz="0" w:space="0" w:color="auto"/>
          </w:divBdr>
        </w:div>
      </w:divsChild>
    </w:div>
    <w:div w:id="1173882296">
      <w:bodyDiv w:val="1"/>
      <w:marLeft w:val="0"/>
      <w:marRight w:val="0"/>
      <w:marTop w:val="0"/>
      <w:marBottom w:val="0"/>
      <w:divBdr>
        <w:top w:val="none" w:sz="0" w:space="0" w:color="auto"/>
        <w:left w:val="none" w:sz="0" w:space="0" w:color="auto"/>
        <w:bottom w:val="none" w:sz="0" w:space="0" w:color="auto"/>
        <w:right w:val="none" w:sz="0" w:space="0" w:color="auto"/>
      </w:divBdr>
      <w:divsChild>
        <w:div w:id="1001929967">
          <w:marLeft w:val="0"/>
          <w:marRight w:val="0"/>
          <w:marTop w:val="0"/>
          <w:marBottom w:val="0"/>
          <w:divBdr>
            <w:top w:val="none" w:sz="0" w:space="0" w:color="auto"/>
            <w:left w:val="none" w:sz="0" w:space="0" w:color="auto"/>
            <w:bottom w:val="none" w:sz="0" w:space="0" w:color="auto"/>
            <w:right w:val="none" w:sz="0" w:space="0" w:color="auto"/>
          </w:divBdr>
          <w:divsChild>
            <w:div w:id="107549484">
              <w:marLeft w:val="0"/>
              <w:marRight w:val="0"/>
              <w:marTop w:val="0"/>
              <w:marBottom w:val="0"/>
              <w:divBdr>
                <w:top w:val="none" w:sz="0" w:space="0" w:color="auto"/>
                <w:left w:val="none" w:sz="0" w:space="0" w:color="auto"/>
                <w:bottom w:val="none" w:sz="0" w:space="0" w:color="auto"/>
                <w:right w:val="none" w:sz="0" w:space="0" w:color="auto"/>
              </w:divBdr>
            </w:div>
            <w:div w:id="339891590">
              <w:marLeft w:val="0"/>
              <w:marRight w:val="0"/>
              <w:marTop w:val="0"/>
              <w:marBottom w:val="0"/>
              <w:divBdr>
                <w:top w:val="none" w:sz="0" w:space="0" w:color="auto"/>
                <w:left w:val="none" w:sz="0" w:space="0" w:color="auto"/>
                <w:bottom w:val="none" w:sz="0" w:space="0" w:color="auto"/>
                <w:right w:val="none" w:sz="0" w:space="0" w:color="auto"/>
              </w:divBdr>
            </w:div>
            <w:div w:id="477766450">
              <w:marLeft w:val="0"/>
              <w:marRight w:val="0"/>
              <w:marTop w:val="0"/>
              <w:marBottom w:val="0"/>
              <w:divBdr>
                <w:top w:val="none" w:sz="0" w:space="0" w:color="auto"/>
                <w:left w:val="none" w:sz="0" w:space="0" w:color="auto"/>
                <w:bottom w:val="none" w:sz="0" w:space="0" w:color="auto"/>
                <w:right w:val="none" w:sz="0" w:space="0" w:color="auto"/>
              </w:divBdr>
            </w:div>
            <w:div w:id="116805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88044">
      <w:bodyDiv w:val="1"/>
      <w:marLeft w:val="0"/>
      <w:marRight w:val="0"/>
      <w:marTop w:val="0"/>
      <w:marBottom w:val="0"/>
      <w:divBdr>
        <w:top w:val="none" w:sz="0" w:space="0" w:color="auto"/>
        <w:left w:val="none" w:sz="0" w:space="0" w:color="auto"/>
        <w:bottom w:val="none" w:sz="0" w:space="0" w:color="auto"/>
        <w:right w:val="none" w:sz="0" w:space="0" w:color="auto"/>
      </w:divBdr>
    </w:div>
    <w:div w:id="1207329264">
      <w:bodyDiv w:val="1"/>
      <w:marLeft w:val="0"/>
      <w:marRight w:val="0"/>
      <w:marTop w:val="0"/>
      <w:marBottom w:val="0"/>
      <w:divBdr>
        <w:top w:val="none" w:sz="0" w:space="0" w:color="auto"/>
        <w:left w:val="none" w:sz="0" w:space="0" w:color="auto"/>
        <w:bottom w:val="none" w:sz="0" w:space="0" w:color="auto"/>
        <w:right w:val="none" w:sz="0" w:space="0" w:color="auto"/>
      </w:divBdr>
    </w:div>
    <w:div w:id="1211650837">
      <w:bodyDiv w:val="1"/>
      <w:marLeft w:val="0"/>
      <w:marRight w:val="0"/>
      <w:marTop w:val="0"/>
      <w:marBottom w:val="0"/>
      <w:divBdr>
        <w:top w:val="none" w:sz="0" w:space="0" w:color="auto"/>
        <w:left w:val="none" w:sz="0" w:space="0" w:color="auto"/>
        <w:bottom w:val="none" w:sz="0" w:space="0" w:color="auto"/>
        <w:right w:val="none" w:sz="0" w:space="0" w:color="auto"/>
      </w:divBdr>
      <w:divsChild>
        <w:div w:id="1422678257">
          <w:marLeft w:val="0"/>
          <w:marRight w:val="0"/>
          <w:marTop w:val="0"/>
          <w:marBottom w:val="0"/>
          <w:divBdr>
            <w:top w:val="none" w:sz="0" w:space="0" w:color="auto"/>
            <w:left w:val="none" w:sz="0" w:space="0" w:color="auto"/>
            <w:bottom w:val="none" w:sz="0" w:space="0" w:color="auto"/>
            <w:right w:val="none" w:sz="0" w:space="0" w:color="auto"/>
          </w:divBdr>
          <w:divsChild>
            <w:div w:id="136266467">
              <w:marLeft w:val="0"/>
              <w:marRight w:val="0"/>
              <w:marTop w:val="0"/>
              <w:marBottom w:val="0"/>
              <w:divBdr>
                <w:top w:val="none" w:sz="0" w:space="0" w:color="auto"/>
                <w:left w:val="none" w:sz="0" w:space="0" w:color="auto"/>
                <w:bottom w:val="none" w:sz="0" w:space="0" w:color="auto"/>
                <w:right w:val="none" w:sz="0" w:space="0" w:color="auto"/>
              </w:divBdr>
            </w:div>
            <w:div w:id="492376612">
              <w:marLeft w:val="0"/>
              <w:marRight w:val="0"/>
              <w:marTop w:val="0"/>
              <w:marBottom w:val="0"/>
              <w:divBdr>
                <w:top w:val="none" w:sz="0" w:space="0" w:color="auto"/>
                <w:left w:val="none" w:sz="0" w:space="0" w:color="auto"/>
                <w:bottom w:val="none" w:sz="0" w:space="0" w:color="auto"/>
                <w:right w:val="none" w:sz="0" w:space="0" w:color="auto"/>
              </w:divBdr>
            </w:div>
            <w:div w:id="668099701">
              <w:marLeft w:val="0"/>
              <w:marRight w:val="0"/>
              <w:marTop w:val="0"/>
              <w:marBottom w:val="0"/>
              <w:divBdr>
                <w:top w:val="none" w:sz="0" w:space="0" w:color="auto"/>
                <w:left w:val="none" w:sz="0" w:space="0" w:color="auto"/>
                <w:bottom w:val="none" w:sz="0" w:space="0" w:color="auto"/>
                <w:right w:val="none" w:sz="0" w:space="0" w:color="auto"/>
              </w:divBdr>
            </w:div>
            <w:div w:id="795295096">
              <w:marLeft w:val="0"/>
              <w:marRight w:val="0"/>
              <w:marTop w:val="0"/>
              <w:marBottom w:val="0"/>
              <w:divBdr>
                <w:top w:val="none" w:sz="0" w:space="0" w:color="auto"/>
                <w:left w:val="none" w:sz="0" w:space="0" w:color="auto"/>
                <w:bottom w:val="none" w:sz="0" w:space="0" w:color="auto"/>
                <w:right w:val="none" w:sz="0" w:space="0" w:color="auto"/>
              </w:divBdr>
            </w:div>
            <w:div w:id="852377791">
              <w:marLeft w:val="0"/>
              <w:marRight w:val="0"/>
              <w:marTop w:val="0"/>
              <w:marBottom w:val="0"/>
              <w:divBdr>
                <w:top w:val="none" w:sz="0" w:space="0" w:color="auto"/>
                <w:left w:val="none" w:sz="0" w:space="0" w:color="auto"/>
                <w:bottom w:val="none" w:sz="0" w:space="0" w:color="auto"/>
                <w:right w:val="none" w:sz="0" w:space="0" w:color="auto"/>
              </w:divBdr>
            </w:div>
            <w:div w:id="1055468257">
              <w:marLeft w:val="0"/>
              <w:marRight w:val="0"/>
              <w:marTop w:val="0"/>
              <w:marBottom w:val="0"/>
              <w:divBdr>
                <w:top w:val="none" w:sz="0" w:space="0" w:color="auto"/>
                <w:left w:val="none" w:sz="0" w:space="0" w:color="auto"/>
                <w:bottom w:val="none" w:sz="0" w:space="0" w:color="auto"/>
                <w:right w:val="none" w:sz="0" w:space="0" w:color="auto"/>
              </w:divBdr>
            </w:div>
            <w:div w:id="1062674327">
              <w:marLeft w:val="0"/>
              <w:marRight w:val="0"/>
              <w:marTop w:val="0"/>
              <w:marBottom w:val="0"/>
              <w:divBdr>
                <w:top w:val="none" w:sz="0" w:space="0" w:color="auto"/>
                <w:left w:val="none" w:sz="0" w:space="0" w:color="auto"/>
                <w:bottom w:val="none" w:sz="0" w:space="0" w:color="auto"/>
                <w:right w:val="none" w:sz="0" w:space="0" w:color="auto"/>
              </w:divBdr>
            </w:div>
            <w:div w:id="1158038093">
              <w:marLeft w:val="0"/>
              <w:marRight w:val="0"/>
              <w:marTop w:val="0"/>
              <w:marBottom w:val="0"/>
              <w:divBdr>
                <w:top w:val="none" w:sz="0" w:space="0" w:color="auto"/>
                <w:left w:val="none" w:sz="0" w:space="0" w:color="auto"/>
                <w:bottom w:val="none" w:sz="0" w:space="0" w:color="auto"/>
                <w:right w:val="none" w:sz="0" w:space="0" w:color="auto"/>
              </w:divBdr>
            </w:div>
            <w:div w:id="1261138750">
              <w:marLeft w:val="0"/>
              <w:marRight w:val="0"/>
              <w:marTop w:val="0"/>
              <w:marBottom w:val="0"/>
              <w:divBdr>
                <w:top w:val="none" w:sz="0" w:space="0" w:color="auto"/>
                <w:left w:val="none" w:sz="0" w:space="0" w:color="auto"/>
                <w:bottom w:val="none" w:sz="0" w:space="0" w:color="auto"/>
                <w:right w:val="none" w:sz="0" w:space="0" w:color="auto"/>
              </w:divBdr>
            </w:div>
            <w:div w:id="1262642144">
              <w:marLeft w:val="0"/>
              <w:marRight w:val="0"/>
              <w:marTop w:val="0"/>
              <w:marBottom w:val="0"/>
              <w:divBdr>
                <w:top w:val="none" w:sz="0" w:space="0" w:color="auto"/>
                <w:left w:val="none" w:sz="0" w:space="0" w:color="auto"/>
                <w:bottom w:val="none" w:sz="0" w:space="0" w:color="auto"/>
                <w:right w:val="none" w:sz="0" w:space="0" w:color="auto"/>
              </w:divBdr>
            </w:div>
            <w:div w:id="1331101778">
              <w:marLeft w:val="0"/>
              <w:marRight w:val="0"/>
              <w:marTop w:val="0"/>
              <w:marBottom w:val="0"/>
              <w:divBdr>
                <w:top w:val="none" w:sz="0" w:space="0" w:color="auto"/>
                <w:left w:val="none" w:sz="0" w:space="0" w:color="auto"/>
                <w:bottom w:val="none" w:sz="0" w:space="0" w:color="auto"/>
                <w:right w:val="none" w:sz="0" w:space="0" w:color="auto"/>
              </w:divBdr>
            </w:div>
            <w:div w:id="1467625514">
              <w:marLeft w:val="0"/>
              <w:marRight w:val="0"/>
              <w:marTop w:val="0"/>
              <w:marBottom w:val="0"/>
              <w:divBdr>
                <w:top w:val="none" w:sz="0" w:space="0" w:color="auto"/>
                <w:left w:val="none" w:sz="0" w:space="0" w:color="auto"/>
                <w:bottom w:val="none" w:sz="0" w:space="0" w:color="auto"/>
                <w:right w:val="none" w:sz="0" w:space="0" w:color="auto"/>
              </w:divBdr>
            </w:div>
            <w:div w:id="1858422263">
              <w:marLeft w:val="0"/>
              <w:marRight w:val="0"/>
              <w:marTop w:val="0"/>
              <w:marBottom w:val="0"/>
              <w:divBdr>
                <w:top w:val="none" w:sz="0" w:space="0" w:color="auto"/>
                <w:left w:val="none" w:sz="0" w:space="0" w:color="auto"/>
                <w:bottom w:val="none" w:sz="0" w:space="0" w:color="auto"/>
                <w:right w:val="none" w:sz="0" w:space="0" w:color="auto"/>
              </w:divBdr>
            </w:div>
            <w:div w:id="1977754230">
              <w:marLeft w:val="0"/>
              <w:marRight w:val="0"/>
              <w:marTop w:val="0"/>
              <w:marBottom w:val="0"/>
              <w:divBdr>
                <w:top w:val="none" w:sz="0" w:space="0" w:color="auto"/>
                <w:left w:val="none" w:sz="0" w:space="0" w:color="auto"/>
                <w:bottom w:val="none" w:sz="0" w:space="0" w:color="auto"/>
                <w:right w:val="none" w:sz="0" w:space="0" w:color="auto"/>
              </w:divBdr>
            </w:div>
            <w:div w:id="2055157228">
              <w:marLeft w:val="0"/>
              <w:marRight w:val="0"/>
              <w:marTop w:val="0"/>
              <w:marBottom w:val="0"/>
              <w:divBdr>
                <w:top w:val="none" w:sz="0" w:space="0" w:color="auto"/>
                <w:left w:val="none" w:sz="0" w:space="0" w:color="auto"/>
                <w:bottom w:val="none" w:sz="0" w:space="0" w:color="auto"/>
                <w:right w:val="none" w:sz="0" w:space="0" w:color="auto"/>
              </w:divBdr>
            </w:div>
            <w:div w:id="2062629447">
              <w:marLeft w:val="0"/>
              <w:marRight w:val="0"/>
              <w:marTop w:val="0"/>
              <w:marBottom w:val="0"/>
              <w:divBdr>
                <w:top w:val="none" w:sz="0" w:space="0" w:color="auto"/>
                <w:left w:val="none" w:sz="0" w:space="0" w:color="auto"/>
                <w:bottom w:val="none" w:sz="0" w:space="0" w:color="auto"/>
                <w:right w:val="none" w:sz="0" w:space="0" w:color="auto"/>
              </w:divBdr>
            </w:div>
            <w:div w:id="21448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6932">
      <w:bodyDiv w:val="1"/>
      <w:marLeft w:val="0"/>
      <w:marRight w:val="0"/>
      <w:marTop w:val="0"/>
      <w:marBottom w:val="0"/>
      <w:divBdr>
        <w:top w:val="none" w:sz="0" w:space="0" w:color="auto"/>
        <w:left w:val="none" w:sz="0" w:space="0" w:color="auto"/>
        <w:bottom w:val="none" w:sz="0" w:space="0" w:color="auto"/>
        <w:right w:val="none" w:sz="0" w:space="0" w:color="auto"/>
      </w:divBdr>
    </w:div>
    <w:div w:id="1239561570">
      <w:bodyDiv w:val="1"/>
      <w:marLeft w:val="0"/>
      <w:marRight w:val="0"/>
      <w:marTop w:val="0"/>
      <w:marBottom w:val="0"/>
      <w:divBdr>
        <w:top w:val="none" w:sz="0" w:space="0" w:color="auto"/>
        <w:left w:val="none" w:sz="0" w:space="0" w:color="auto"/>
        <w:bottom w:val="none" w:sz="0" w:space="0" w:color="auto"/>
        <w:right w:val="none" w:sz="0" w:space="0" w:color="auto"/>
      </w:divBdr>
    </w:div>
    <w:div w:id="1247422400">
      <w:bodyDiv w:val="1"/>
      <w:marLeft w:val="0"/>
      <w:marRight w:val="0"/>
      <w:marTop w:val="0"/>
      <w:marBottom w:val="0"/>
      <w:divBdr>
        <w:top w:val="none" w:sz="0" w:space="0" w:color="auto"/>
        <w:left w:val="none" w:sz="0" w:space="0" w:color="auto"/>
        <w:bottom w:val="none" w:sz="0" w:space="0" w:color="auto"/>
        <w:right w:val="none" w:sz="0" w:space="0" w:color="auto"/>
      </w:divBdr>
    </w:div>
    <w:div w:id="1282420033">
      <w:bodyDiv w:val="1"/>
      <w:marLeft w:val="0"/>
      <w:marRight w:val="0"/>
      <w:marTop w:val="0"/>
      <w:marBottom w:val="0"/>
      <w:divBdr>
        <w:top w:val="none" w:sz="0" w:space="0" w:color="auto"/>
        <w:left w:val="none" w:sz="0" w:space="0" w:color="auto"/>
        <w:bottom w:val="none" w:sz="0" w:space="0" w:color="auto"/>
        <w:right w:val="none" w:sz="0" w:space="0" w:color="auto"/>
      </w:divBdr>
      <w:divsChild>
        <w:div w:id="573206516">
          <w:marLeft w:val="0"/>
          <w:marRight w:val="0"/>
          <w:marTop w:val="0"/>
          <w:marBottom w:val="0"/>
          <w:divBdr>
            <w:top w:val="none" w:sz="0" w:space="0" w:color="auto"/>
            <w:left w:val="none" w:sz="0" w:space="0" w:color="auto"/>
            <w:bottom w:val="none" w:sz="0" w:space="0" w:color="auto"/>
            <w:right w:val="none" w:sz="0" w:space="0" w:color="auto"/>
          </w:divBdr>
          <w:divsChild>
            <w:div w:id="255478678">
              <w:marLeft w:val="0"/>
              <w:marRight w:val="0"/>
              <w:marTop w:val="0"/>
              <w:marBottom w:val="0"/>
              <w:divBdr>
                <w:top w:val="none" w:sz="0" w:space="0" w:color="auto"/>
                <w:left w:val="none" w:sz="0" w:space="0" w:color="auto"/>
                <w:bottom w:val="none" w:sz="0" w:space="0" w:color="auto"/>
                <w:right w:val="none" w:sz="0" w:space="0" w:color="auto"/>
              </w:divBdr>
            </w:div>
            <w:div w:id="1796437842">
              <w:marLeft w:val="0"/>
              <w:marRight w:val="0"/>
              <w:marTop w:val="0"/>
              <w:marBottom w:val="0"/>
              <w:divBdr>
                <w:top w:val="none" w:sz="0" w:space="0" w:color="auto"/>
                <w:left w:val="none" w:sz="0" w:space="0" w:color="auto"/>
                <w:bottom w:val="none" w:sz="0" w:space="0" w:color="auto"/>
                <w:right w:val="none" w:sz="0" w:space="0" w:color="auto"/>
              </w:divBdr>
            </w:div>
          </w:divsChild>
        </w:div>
        <w:div w:id="1334409670">
          <w:marLeft w:val="0"/>
          <w:marRight w:val="0"/>
          <w:marTop w:val="0"/>
          <w:marBottom w:val="0"/>
          <w:divBdr>
            <w:top w:val="none" w:sz="0" w:space="0" w:color="auto"/>
            <w:left w:val="none" w:sz="0" w:space="0" w:color="auto"/>
            <w:bottom w:val="none" w:sz="0" w:space="0" w:color="auto"/>
            <w:right w:val="none" w:sz="0" w:space="0" w:color="auto"/>
          </w:divBdr>
          <w:divsChild>
            <w:div w:id="550266923">
              <w:marLeft w:val="0"/>
              <w:marRight w:val="0"/>
              <w:marTop w:val="0"/>
              <w:marBottom w:val="0"/>
              <w:divBdr>
                <w:top w:val="none" w:sz="0" w:space="0" w:color="auto"/>
                <w:left w:val="none" w:sz="0" w:space="0" w:color="auto"/>
                <w:bottom w:val="none" w:sz="0" w:space="0" w:color="auto"/>
                <w:right w:val="none" w:sz="0" w:space="0" w:color="auto"/>
              </w:divBdr>
              <w:divsChild>
                <w:div w:id="4942076">
                  <w:marLeft w:val="0"/>
                  <w:marRight w:val="0"/>
                  <w:marTop w:val="0"/>
                  <w:marBottom w:val="0"/>
                  <w:divBdr>
                    <w:top w:val="none" w:sz="0" w:space="0" w:color="auto"/>
                    <w:left w:val="none" w:sz="0" w:space="0" w:color="auto"/>
                    <w:bottom w:val="none" w:sz="0" w:space="0" w:color="auto"/>
                    <w:right w:val="none" w:sz="0" w:space="0" w:color="auto"/>
                  </w:divBdr>
                  <w:divsChild>
                    <w:div w:id="100612447">
                      <w:marLeft w:val="0"/>
                      <w:marRight w:val="0"/>
                      <w:marTop w:val="0"/>
                      <w:marBottom w:val="0"/>
                      <w:divBdr>
                        <w:top w:val="none" w:sz="0" w:space="0" w:color="auto"/>
                        <w:left w:val="none" w:sz="0" w:space="0" w:color="auto"/>
                        <w:bottom w:val="none" w:sz="0" w:space="0" w:color="auto"/>
                        <w:right w:val="none" w:sz="0" w:space="0" w:color="auto"/>
                      </w:divBdr>
                    </w:div>
                    <w:div w:id="190732124">
                      <w:marLeft w:val="0"/>
                      <w:marRight w:val="0"/>
                      <w:marTop w:val="0"/>
                      <w:marBottom w:val="0"/>
                      <w:divBdr>
                        <w:top w:val="none" w:sz="0" w:space="0" w:color="auto"/>
                        <w:left w:val="none" w:sz="0" w:space="0" w:color="auto"/>
                        <w:bottom w:val="none" w:sz="0" w:space="0" w:color="auto"/>
                        <w:right w:val="none" w:sz="0" w:space="0" w:color="auto"/>
                      </w:divBdr>
                    </w:div>
                    <w:div w:id="948051132">
                      <w:marLeft w:val="0"/>
                      <w:marRight w:val="0"/>
                      <w:marTop w:val="0"/>
                      <w:marBottom w:val="0"/>
                      <w:divBdr>
                        <w:top w:val="none" w:sz="0" w:space="0" w:color="auto"/>
                        <w:left w:val="none" w:sz="0" w:space="0" w:color="auto"/>
                        <w:bottom w:val="none" w:sz="0" w:space="0" w:color="auto"/>
                        <w:right w:val="none" w:sz="0" w:space="0" w:color="auto"/>
                      </w:divBdr>
                    </w:div>
                    <w:div w:id="1751199290">
                      <w:marLeft w:val="0"/>
                      <w:marRight w:val="0"/>
                      <w:marTop w:val="0"/>
                      <w:marBottom w:val="0"/>
                      <w:divBdr>
                        <w:top w:val="none" w:sz="0" w:space="0" w:color="auto"/>
                        <w:left w:val="none" w:sz="0" w:space="0" w:color="auto"/>
                        <w:bottom w:val="none" w:sz="0" w:space="0" w:color="auto"/>
                        <w:right w:val="none" w:sz="0" w:space="0" w:color="auto"/>
                      </w:divBdr>
                    </w:div>
                  </w:divsChild>
                </w:div>
                <w:div w:id="2026057342">
                  <w:marLeft w:val="0"/>
                  <w:marRight w:val="0"/>
                  <w:marTop w:val="0"/>
                  <w:marBottom w:val="0"/>
                  <w:divBdr>
                    <w:top w:val="none" w:sz="0" w:space="0" w:color="auto"/>
                    <w:left w:val="none" w:sz="0" w:space="0" w:color="auto"/>
                    <w:bottom w:val="none" w:sz="0" w:space="0" w:color="auto"/>
                    <w:right w:val="none" w:sz="0" w:space="0" w:color="auto"/>
                  </w:divBdr>
                  <w:divsChild>
                    <w:div w:id="1119565607">
                      <w:marLeft w:val="0"/>
                      <w:marRight w:val="0"/>
                      <w:marTop w:val="0"/>
                      <w:marBottom w:val="0"/>
                      <w:divBdr>
                        <w:top w:val="none" w:sz="0" w:space="0" w:color="auto"/>
                        <w:left w:val="none" w:sz="0" w:space="0" w:color="auto"/>
                        <w:bottom w:val="none" w:sz="0" w:space="0" w:color="auto"/>
                        <w:right w:val="none" w:sz="0" w:space="0" w:color="auto"/>
                      </w:divBdr>
                      <w:divsChild>
                        <w:div w:id="540410020">
                          <w:marLeft w:val="0"/>
                          <w:marRight w:val="0"/>
                          <w:marTop w:val="0"/>
                          <w:marBottom w:val="0"/>
                          <w:divBdr>
                            <w:top w:val="none" w:sz="0" w:space="0" w:color="auto"/>
                            <w:left w:val="none" w:sz="0" w:space="0" w:color="auto"/>
                            <w:bottom w:val="none" w:sz="0" w:space="0" w:color="auto"/>
                            <w:right w:val="none" w:sz="0" w:space="0" w:color="auto"/>
                          </w:divBdr>
                        </w:div>
                        <w:div w:id="615647753">
                          <w:marLeft w:val="0"/>
                          <w:marRight w:val="0"/>
                          <w:marTop w:val="0"/>
                          <w:marBottom w:val="0"/>
                          <w:divBdr>
                            <w:top w:val="none" w:sz="0" w:space="0" w:color="auto"/>
                            <w:left w:val="none" w:sz="0" w:space="0" w:color="auto"/>
                            <w:bottom w:val="none" w:sz="0" w:space="0" w:color="auto"/>
                            <w:right w:val="none" w:sz="0" w:space="0" w:color="auto"/>
                          </w:divBdr>
                        </w:div>
                        <w:div w:id="623342728">
                          <w:marLeft w:val="0"/>
                          <w:marRight w:val="0"/>
                          <w:marTop w:val="0"/>
                          <w:marBottom w:val="0"/>
                          <w:divBdr>
                            <w:top w:val="none" w:sz="0" w:space="0" w:color="auto"/>
                            <w:left w:val="none" w:sz="0" w:space="0" w:color="auto"/>
                            <w:bottom w:val="none" w:sz="0" w:space="0" w:color="auto"/>
                            <w:right w:val="none" w:sz="0" w:space="0" w:color="auto"/>
                          </w:divBdr>
                        </w:div>
                        <w:div w:id="945698976">
                          <w:marLeft w:val="0"/>
                          <w:marRight w:val="0"/>
                          <w:marTop w:val="0"/>
                          <w:marBottom w:val="0"/>
                          <w:divBdr>
                            <w:top w:val="none" w:sz="0" w:space="0" w:color="auto"/>
                            <w:left w:val="none" w:sz="0" w:space="0" w:color="auto"/>
                            <w:bottom w:val="none" w:sz="0" w:space="0" w:color="auto"/>
                            <w:right w:val="none" w:sz="0" w:space="0" w:color="auto"/>
                          </w:divBdr>
                        </w:div>
                        <w:div w:id="1770194895">
                          <w:marLeft w:val="0"/>
                          <w:marRight w:val="0"/>
                          <w:marTop w:val="0"/>
                          <w:marBottom w:val="0"/>
                          <w:divBdr>
                            <w:top w:val="none" w:sz="0" w:space="0" w:color="auto"/>
                            <w:left w:val="none" w:sz="0" w:space="0" w:color="auto"/>
                            <w:bottom w:val="none" w:sz="0" w:space="0" w:color="auto"/>
                            <w:right w:val="none" w:sz="0" w:space="0" w:color="auto"/>
                          </w:divBdr>
                        </w:div>
                        <w:div w:id="1820489485">
                          <w:marLeft w:val="0"/>
                          <w:marRight w:val="0"/>
                          <w:marTop w:val="0"/>
                          <w:marBottom w:val="0"/>
                          <w:divBdr>
                            <w:top w:val="none" w:sz="0" w:space="0" w:color="auto"/>
                            <w:left w:val="none" w:sz="0" w:space="0" w:color="auto"/>
                            <w:bottom w:val="none" w:sz="0" w:space="0" w:color="auto"/>
                            <w:right w:val="none" w:sz="0" w:space="0" w:color="auto"/>
                          </w:divBdr>
                        </w:div>
                        <w:div w:id="21190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93635">
              <w:marLeft w:val="0"/>
              <w:marRight w:val="0"/>
              <w:marTop w:val="0"/>
              <w:marBottom w:val="0"/>
              <w:divBdr>
                <w:top w:val="none" w:sz="0" w:space="0" w:color="auto"/>
                <w:left w:val="none" w:sz="0" w:space="0" w:color="auto"/>
                <w:bottom w:val="none" w:sz="0" w:space="0" w:color="auto"/>
                <w:right w:val="none" w:sz="0" w:space="0" w:color="auto"/>
              </w:divBdr>
              <w:divsChild>
                <w:div w:id="462163737">
                  <w:marLeft w:val="0"/>
                  <w:marRight w:val="0"/>
                  <w:marTop w:val="0"/>
                  <w:marBottom w:val="0"/>
                  <w:divBdr>
                    <w:top w:val="none" w:sz="0" w:space="0" w:color="auto"/>
                    <w:left w:val="none" w:sz="0" w:space="0" w:color="auto"/>
                    <w:bottom w:val="none" w:sz="0" w:space="0" w:color="auto"/>
                    <w:right w:val="none" w:sz="0" w:space="0" w:color="auto"/>
                  </w:divBdr>
                </w:div>
                <w:div w:id="755054962">
                  <w:marLeft w:val="0"/>
                  <w:marRight w:val="0"/>
                  <w:marTop w:val="0"/>
                  <w:marBottom w:val="0"/>
                  <w:divBdr>
                    <w:top w:val="none" w:sz="0" w:space="0" w:color="auto"/>
                    <w:left w:val="none" w:sz="0" w:space="0" w:color="auto"/>
                    <w:bottom w:val="none" w:sz="0" w:space="0" w:color="auto"/>
                    <w:right w:val="none" w:sz="0" w:space="0" w:color="auto"/>
                  </w:divBdr>
                </w:div>
                <w:div w:id="14791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219804">
      <w:bodyDiv w:val="1"/>
      <w:marLeft w:val="0"/>
      <w:marRight w:val="0"/>
      <w:marTop w:val="0"/>
      <w:marBottom w:val="0"/>
      <w:divBdr>
        <w:top w:val="none" w:sz="0" w:space="0" w:color="auto"/>
        <w:left w:val="none" w:sz="0" w:space="0" w:color="auto"/>
        <w:bottom w:val="none" w:sz="0" w:space="0" w:color="auto"/>
        <w:right w:val="none" w:sz="0" w:space="0" w:color="auto"/>
      </w:divBdr>
    </w:div>
    <w:div w:id="1308439010">
      <w:bodyDiv w:val="1"/>
      <w:marLeft w:val="0"/>
      <w:marRight w:val="0"/>
      <w:marTop w:val="0"/>
      <w:marBottom w:val="0"/>
      <w:divBdr>
        <w:top w:val="none" w:sz="0" w:space="0" w:color="auto"/>
        <w:left w:val="none" w:sz="0" w:space="0" w:color="auto"/>
        <w:bottom w:val="none" w:sz="0" w:space="0" w:color="auto"/>
        <w:right w:val="none" w:sz="0" w:space="0" w:color="auto"/>
      </w:divBdr>
    </w:div>
    <w:div w:id="1320501479">
      <w:bodyDiv w:val="1"/>
      <w:marLeft w:val="0"/>
      <w:marRight w:val="0"/>
      <w:marTop w:val="0"/>
      <w:marBottom w:val="0"/>
      <w:divBdr>
        <w:top w:val="none" w:sz="0" w:space="0" w:color="auto"/>
        <w:left w:val="none" w:sz="0" w:space="0" w:color="auto"/>
        <w:bottom w:val="none" w:sz="0" w:space="0" w:color="auto"/>
        <w:right w:val="none" w:sz="0" w:space="0" w:color="auto"/>
      </w:divBdr>
      <w:divsChild>
        <w:div w:id="1191914531">
          <w:marLeft w:val="0"/>
          <w:marRight w:val="0"/>
          <w:marTop w:val="0"/>
          <w:marBottom w:val="0"/>
          <w:divBdr>
            <w:top w:val="none" w:sz="0" w:space="0" w:color="auto"/>
            <w:left w:val="none" w:sz="0" w:space="0" w:color="auto"/>
            <w:bottom w:val="none" w:sz="0" w:space="0" w:color="auto"/>
            <w:right w:val="none" w:sz="0" w:space="0" w:color="auto"/>
          </w:divBdr>
          <w:divsChild>
            <w:div w:id="69929430">
              <w:marLeft w:val="0"/>
              <w:marRight w:val="0"/>
              <w:marTop w:val="0"/>
              <w:marBottom w:val="0"/>
              <w:divBdr>
                <w:top w:val="none" w:sz="0" w:space="0" w:color="auto"/>
                <w:left w:val="none" w:sz="0" w:space="0" w:color="auto"/>
                <w:bottom w:val="none" w:sz="0" w:space="0" w:color="auto"/>
                <w:right w:val="none" w:sz="0" w:space="0" w:color="auto"/>
              </w:divBdr>
            </w:div>
            <w:div w:id="360207080">
              <w:marLeft w:val="0"/>
              <w:marRight w:val="0"/>
              <w:marTop w:val="0"/>
              <w:marBottom w:val="0"/>
              <w:divBdr>
                <w:top w:val="none" w:sz="0" w:space="0" w:color="auto"/>
                <w:left w:val="none" w:sz="0" w:space="0" w:color="auto"/>
                <w:bottom w:val="none" w:sz="0" w:space="0" w:color="auto"/>
                <w:right w:val="none" w:sz="0" w:space="0" w:color="auto"/>
              </w:divBdr>
            </w:div>
            <w:div w:id="580142869">
              <w:marLeft w:val="0"/>
              <w:marRight w:val="0"/>
              <w:marTop w:val="0"/>
              <w:marBottom w:val="0"/>
              <w:divBdr>
                <w:top w:val="none" w:sz="0" w:space="0" w:color="auto"/>
                <w:left w:val="none" w:sz="0" w:space="0" w:color="auto"/>
                <w:bottom w:val="none" w:sz="0" w:space="0" w:color="auto"/>
                <w:right w:val="none" w:sz="0" w:space="0" w:color="auto"/>
              </w:divBdr>
            </w:div>
            <w:div w:id="1035500111">
              <w:marLeft w:val="0"/>
              <w:marRight w:val="0"/>
              <w:marTop w:val="0"/>
              <w:marBottom w:val="0"/>
              <w:divBdr>
                <w:top w:val="none" w:sz="0" w:space="0" w:color="auto"/>
                <w:left w:val="none" w:sz="0" w:space="0" w:color="auto"/>
                <w:bottom w:val="none" w:sz="0" w:space="0" w:color="auto"/>
                <w:right w:val="none" w:sz="0" w:space="0" w:color="auto"/>
              </w:divBdr>
            </w:div>
            <w:div w:id="1521813578">
              <w:marLeft w:val="0"/>
              <w:marRight w:val="0"/>
              <w:marTop w:val="0"/>
              <w:marBottom w:val="0"/>
              <w:divBdr>
                <w:top w:val="none" w:sz="0" w:space="0" w:color="auto"/>
                <w:left w:val="none" w:sz="0" w:space="0" w:color="auto"/>
                <w:bottom w:val="none" w:sz="0" w:space="0" w:color="auto"/>
                <w:right w:val="none" w:sz="0" w:space="0" w:color="auto"/>
              </w:divBdr>
            </w:div>
            <w:div w:id="1586067988">
              <w:marLeft w:val="0"/>
              <w:marRight w:val="0"/>
              <w:marTop w:val="0"/>
              <w:marBottom w:val="0"/>
              <w:divBdr>
                <w:top w:val="none" w:sz="0" w:space="0" w:color="auto"/>
                <w:left w:val="none" w:sz="0" w:space="0" w:color="auto"/>
                <w:bottom w:val="none" w:sz="0" w:space="0" w:color="auto"/>
                <w:right w:val="none" w:sz="0" w:space="0" w:color="auto"/>
              </w:divBdr>
            </w:div>
            <w:div w:id="208734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0641">
      <w:bodyDiv w:val="1"/>
      <w:marLeft w:val="0"/>
      <w:marRight w:val="0"/>
      <w:marTop w:val="0"/>
      <w:marBottom w:val="0"/>
      <w:divBdr>
        <w:top w:val="none" w:sz="0" w:space="0" w:color="auto"/>
        <w:left w:val="none" w:sz="0" w:space="0" w:color="auto"/>
        <w:bottom w:val="none" w:sz="0" w:space="0" w:color="auto"/>
        <w:right w:val="none" w:sz="0" w:space="0" w:color="auto"/>
      </w:divBdr>
    </w:div>
    <w:div w:id="1334458963">
      <w:bodyDiv w:val="1"/>
      <w:marLeft w:val="0"/>
      <w:marRight w:val="0"/>
      <w:marTop w:val="0"/>
      <w:marBottom w:val="0"/>
      <w:divBdr>
        <w:top w:val="none" w:sz="0" w:space="0" w:color="auto"/>
        <w:left w:val="none" w:sz="0" w:space="0" w:color="auto"/>
        <w:bottom w:val="none" w:sz="0" w:space="0" w:color="auto"/>
        <w:right w:val="none" w:sz="0" w:space="0" w:color="auto"/>
      </w:divBdr>
      <w:divsChild>
        <w:div w:id="2054957685">
          <w:marLeft w:val="0"/>
          <w:marRight w:val="0"/>
          <w:marTop w:val="0"/>
          <w:marBottom w:val="0"/>
          <w:divBdr>
            <w:top w:val="none" w:sz="0" w:space="0" w:color="auto"/>
            <w:left w:val="none" w:sz="0" w:space="0" w:color="auto"/>
            <w:bottom w:val="none" w:sz="0" w:space="0" w:color="auto"/>
            <w:right w:val="none" w:sz="0" w:space="0" w:color="auto"/>
          </w:divBdr>
          <w:divsChild>
            <w:div w:id="143034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5451">
      <w:bodyDiv w:val="1"/>
      <w:marLeft w:val="0"/>
      <w:marRight w:val="0"/>
      <w:marTop w:val="0"/>
      <w:marBottom w:val="0"/>
      <w:divBdr>
        <w:top w:val="none" w:sz="0" w:space="0" w:color="auto"/>
        <w:left w:val="none" w:sz="0" w:space="0" w:color="auto"/>
        <w:bottom w:val="none" w:sz="0" w:space="0" w:color="auto"/>
        <w:right w:val="none" w:sz="0" w:space="0" w:color="auto"/>
      </w:divBdr>
      <w:divsChild>
        <w:div w:id="517545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342949">
      <w:bodyDiv w:val="1"/>
      <w:marLeft w:val="0"/>
      <w:marRight w:val="0"/>
      <w:marTop w:val="0"/>
      <w:marBottom w:val="0"/>
      <w:divBdr>
        <w:top w:val="none" w:sz="0" w:space="0" w:color="auto"/>
        <w:left w:val="none" w:sz="0" w:space="0" w:color="auto"/>
        <w:bottom w:val="none" w:sz="0" w:space="0" w:color="auto"/>
        <w:right w:val="none" w:sz="0" w:space="0" w:color="auto"/>
      </w:divBdr>
    </w:div>
    <w:div w:id="1353923368">
      <w:bodyDiv w:val="1"/>
      <w:marLeft w:val="0"/>
      <w:marRight w:val="0"/>
      <w:marTop w:val="0"/>
      <w:marBottom w:val="0"/>
      <w:divBdr>
        <w:top w:val="none" w:sz="0" w:space="0" w:color="auto"/>
        <w:left w:val="none" w:sz="0" w:space="0" w:color="auto"/>
        <w:bottom w:val="none" w:sz="0" w:space="0" w:color="auto"/>
        <w:right w:val="none" w:sz="0" w:space="0" w:color="auto"/>
      </w:divBdr>
    </w:div>
    <w:div w:id="1359624376">
      <w:bodyDiv w:val="1"/>
      <w:marLeft w:val="0"/>
      <w:marRight w:val="0"/>
      <w:marTop w:val="0"/>
      <w:marBottom w:val="0"/>
      <w:divBdr>
        <w:top w:val="none" w:sz="0" w:space="0" w:color="auto"/>
        <w:left w:val="none" w:sz="0" w:space="0" w:color="auto"/>
        <w:bottom w:val="none" w:sz="0" w:space="0" w:color="auto"/>
        <w:right w:val="none" w:sz="0" w:space="0" w:color="auto"/>
      </w:divBdr>
    </w:div>
    <w:div w:id="1361468067">
      <w:bodyDiv w:val="1"/>
      <w:marLeft w:val="0"/>
      <w:marRight w:val="0"/>
      <w:marTop w:val="0"/>
      <w:marBottom w:val="0"/>
      <w:divBdr>
        <w:top w:val="none" w:sz="0" w:space="0" w:color="auto"/>
        <w:left w:val="none" w:sz="0" w:space="0" w:color="auto"/>
        <w:bottom w:val="none" w:sz="0" w:space="0" w:color="auto"/>
        <w:right w:val="none" w:sz="0" w:space="0" w:color="auto"/>
      </w:divBdr>
    </w:div>
    <w:div w:id="1362130287">
      <w:bodyDiv w:val="1"/>
      <w:marLeft w:val="0"/>
      <w:marRight w:val="0"/>
      <w:marTop w:val="0"/>
      <w:marBottom w:val="0"/>
      <w:divBdr>
        <w:top w:val="none" w:sz="0" w:space="0" w:color="auto"/>
        <w:left w:val="none" w:sz="0" w:space="0" w:color="auto"/>
        <w:bottom w:val="none" w:sz="0" w:space="0" w:color="auto"/>
        <w:right w:val="none" w:sz="0" w:space="0" w:color="auto"/>
      </w:divBdr>
      <w:divsChild>
        <w:div w:id="47317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110148">
      <w:bodyDiv w:val="1"/>
      <w:marLeft w:val="0"/>
      <w:marRight w:val="0"/>
      <w:marTop w:val="0"/>
      <w:marBottom w:val="0"/>
      <w:divBdr>
        <w:top w:val="none" w:sz="0" w:space="0" w:color="auto"/>
        <w:left w:val="none" w:sz="0" w:space="0" w:color="auto"/>
        <w:bottom w:val="none" w:sz="0" w:space="0" w:color="auto"/>
        <w:right w:val="none" w:sz="0" w:space="0" w:color="auto"/>
      </w:divBdr>
      <w:divsChild>
        <w:div w:id="145442396">
          <w:marLeft w:val="0"/>
          <w:marRight w:val="0"/>
          <w:marTop w:val="0"/>
          <w:marBottom w:val="0"/>
          <w:divBdr>
            <w:top w:val="none" w:sz="0" w:space="0" w:color="auto"/>
            <w:left w:val="none" w:sz="0" w:space="0" w:color="auto"/>
            <w:bottom w:val="none" w:sz="0" w:space="0" w:color="auto"/>
            <w:right w:val="none" w:sz="0" w:space="0" w:color="auto"/>
          </w:divBdr>
          <w:divsChild>
            <w:div w:id="478814899">
              <w:marLeft w:val="0"/>
              <w:marRight w:val="0"/>
              <w:marTop w:val="0"/>
              <w:marBottom w:val="0"/>
              <w:divBdr>
                <w:top w:val="none" w:sz="0" w:space="0" w:color="auto"/>
                <w:left w:val="none" w:sz="0" w:space="0" w:color="auto"/>
                <w:bottom w:val="none" w:sz="0" w:space="0" w:color="auto"/>
                <w:right w:val="none" w:sz="0" w:space="0" w:color="auto"/>
              </w:divBdr>
            </w:div>
            <w:div w:id="876819577">
              <w:marLeft w:val="0"/>
              <w:marRight w:val="0"/>
              <w:marTop w:val="0"/>
              <w:marBottom w:val="0"/>
              <w:divBdr>
                <w:top w:val="none" w:sz="0" w:space="0" w:color="auto"/>
                <w:left w:val="none" w:sz="0" w:space="0" w:color="auto"/>
                <w:bottom w:val="none" w:sz="0" w:space="0" w:color="auto"/>
                <w:right w:val="none" w:sz="0" w:space="0" w:color="auto"/>
              </w:divBdr>
            </w:div>
            <w:div w:id="905262857">
              <w:marLeft w:val="0"/>
              <w:marRight w:val="0"/>
              <w:marTop w:val="0"/>
              <w:marBottom w:val="0"/>
              <w:divBdr>
                <w:top w:val="none" w:sz="0" w:space="0" w:color="auto"/>
                <w:left w:val="none" w:sz="0" w:space="0" w:color="auto"/>
                <w:bottom w:val="none" w:sz="0" w:space="0" w:color="auto"/>
                <w:right w:val="none" w:sz="0" w:space="0" w:color="auto"/>
              </w:divBdr>
            </w:div>
            <w:div w:id="954216335">
              <w:marLeft w:val="0"/>
              <w:marRight w:val="0"/>
              <w:marTop w:val="0"/>
              <w:marBottom w:val="0"/>
              <w:divBdr>
                <w:top w:val="none" w:sz="0" w:space="0" w:color="auto"/>
                <w:left w:val="none" w:sz="0" w:space="0" w:color="auto"/>
                <w:bottom w:val="none" w:sz="0" w:space="0" w:color="auto"/>
                <w:right w:val="none" w:sz="0" w:space="0" w:color="auto"/>
              </w:divBdr>
            </w:div>
            <w:div w:id="155747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5587">
      <w:bodyDiv w:val="1"/>
      <w:marLeft w:val="0"/>
      <w:marRight w:val="0"/>
      <w:marTop w:val="0"/>
      <w:marBottom w:val="0"/>
      <w:divBdr>
        <w:top w:val="none" w:sz="0" w:space="0" w:color="auto"/>
        <w:left w:val="none" w:sz="0" w:space="0" w:color="auto"/>
        <w:bottom w:val="none" w:sz="0" w:space="0" w:color="auto"/>
        <w:right w:val="none" w:sz="0" w:space="0" w:color="auto"/>
      </w:divBdr>
    </w:div>
    <w:div w:id="1396201243">
      <w:bodyDiv w:val="1"/>
      <w:marLeft w:val="0"/>
      <w:marRight w:val="0"/>
      <w:marTop w:val="0"/>
      <w:marBottom w:val="0"/>
      <w:divBdr>
        <w:top w:val="none" w:sz="0" w:space="0" w:color="auto"/>
        <w:left w:val="none" w:sz="0" w:space="0" w:color="auto"/>
        <w:bottom w:val="none" w:sz="0" w:space="0" w:color="auto"/>
        <w:right w:val="none" w:sz="0" w:space="0" w:color="auto"/>
      </w:divBdr>
    </w:div>
    <w:div w:id="1397240826">
      <w:bodyDiv w:val="1"/>
      <w:marLeft w:val="0"/>
      <w:marRight w:val="0"/>
      <w:marTop w:val="0"/>
      <w:marBottom w:val="0"/>
      <w:divBdr>
        <w:top w:val="none" w:sz="0" w:space="0" w:color="auto"/>
        <w:left w:val="none" w:sz="0" w:space="0" w:color="auto"/>
        <w:bottom w:val="none" w:sz="0" w:space="0" w:color="auto"/>
        <w:right w:val="none" w:sz="0" w:space="0" w:color="auto"/>
      </w:divBdr>
      <w:divsChild>
        <w:div w:id="893469573">
          <w:marLeft w:val="0"/>
          <w:marRight w:val="0"/>
          <w:marTop w:val="0"/>
          <w:marBottom w:val="0"/>
          <w:divBdr>
            <w:top w:val="none" w:sz="0" w:space="0" w:color="auto"/>
            <w:left w:val="none" w:sz="0" w:space="0" w:color="auto"/>
            <w:bottom w:val="none" w:sz="0" w:space="0" w:color="auto"/>
            <w:right w:val="none" w:sz="0" w:space="0" w:color="auto"/>
          </w:divBdr>
          <w:divsChild>
            <w:div w:id="167986496">
              <w:marLeft w:val="0"/>
              <w:marRight w:val="0"/>
              <w:marTop w:val="0"/>
              <w:marBottom w:val="0"/>
              <w:divBdr>
                <w:top w:val="none" w:sz="0" w:space="0" w:color="auto"/>
                <w:left w:val="none" w:sz="0" w:space="0" w:color="auto"/>
                <w:bottom w:val="none" w:sz="0" w:space="0" w:color="auto"/>
                <w:right w:val="none" w:sz="0" w:space="0" w:color="auto"/>
              </w:divBdr>
            </w:div>
            <w:div w:id="484317754">
              <w:marLeft w:val="0"/>
              <w:marRight w:val="0"/>
              <w:marTop w:val="0"/>
              <w:marBottom w:val="0"/>
              <w:divBdr>
                <w:top w:val="none" w:sz="0" w:space="0" w:color="auto"/>
                <w:left w:val="none" w:sz="0" w:space="0" w:color="auto"/>
                <w:bottom w:val="none" w:sz="0" w:space="0" w:color="auto"/>
                <w:right w:val="none" w:sz="0" w:space="0" w:color="auto"/>
              </w:divBdr>
            </w:div>
            <w:div w:id="540632510">
              <w:marLeft w:val="0"/>
              <w:marRight w:val="0"/>
              <w:marTop w:val="0"/>
              <w:marBottom w:val="0"/>
              <w:divBdr>
                <w:top w:val="none" w:sz="0" w:space="0" w:color="auto"/>
                <w:left w:val="none" w:sz="0" w:space="0" w:color="auto"/>
                <w:bottom w:val="none" w:sz="0" w:space="0" w:color="auto"/>
                <w:right w:val="none" w:sz="0" w:space="0" w:color="auto"/>
              </w:divBdr>
            </w:div>
            <w:div w:id="584192451">
              <w:marLeft w:val="0"/>
              <w:marRight w:val="0"/>
              <w:marTop w:val="0"/>
              <w:marBottom w:val="0"/>
              <w:divBdr>
                <w:top w:val="none" w:sz="0" w:space="0" w:color="auto"/>
                <w:left w:val="none" w:sz="0" w:space="0" w:color="auto"/>
                <w:bottom w:val="none" w:sz="0" w:space="0" w:color="auto"/>
                <w:right w:val="none" w:sz="0" w:space="0" w:color="auto"/>
              </w:divBdr>
            </w:div>
            <w:div w:id="607005151">
              <w:marLeft w:val="0"/>
              <w:marRight w:val="0"/>
              <w:marTop w:val="0"/>
              <w:marBottom w:val="0"/>
              <w:divBdr>
                <w:top w:val="none" w:sz="0" w:space="0" w:color="auto"/>
                <w:left w:val="none" w:sz="0" w:space="0" w:color="auto"/>
                <w:bottom w:val="none" w:sz="0" w:space="0" w:color="auto"/>
                <w:right w:val="none" w:sz="0" w:space="0" w:color="auto"/>
              </w:divBdr>
            </w:div>
            <w:div w:id="648707746">
              <w:marLeft w:val="0"/>
              <w:marRight w:val="0"/>
              <w:marTop w:val="0"/>
              <w:marBottom w:val="0"/>
              <w:divBdr>
                <w:top w:val="none" w:sz="0" w:space="0" w:color="auto"/>
                <w:left w:val="none" w:sz="0" w:space="0" w:color="auto"/>
                <w:bottom w:val="none" w:sz="0" w:space="0" w:color="auto"/>
                <w:right w:val="none" w:sz="0" w:space="0" w:color="auto"/>
              </w:divBdr>
            </w:div>
            <w:div w:id="676078009">
              <w:marLeft w:val="0"/>
              <w:marRight w:val="0"/>
              <w:marTop w:val="0"/>
              <w:marBottom w:val="0"/>
              <w:divBdr>
                <w:top w:val="none" w:sz="0" w:space="0" w:color="auto"/>
                <w:left w:val="none" w:sz="0" w:space="0" w:color="auto"/>
                <w:bottom w:val="none" w:sz="0" w:space="0" w:color="auto"/>
                <w:right w:val="none" w:sz="0" w:space="0" w:color="auto"/>
              </w:divBdr>
            </w:div>
            <w:div w:id="723993856">
              <w:marLeft w:val="0"/>
              <w:marRight w:val="0"/>
              <w:marTop w:val="0"/>
              <w:marBottom w:val="0"/>
              <w:divBdr>
                <w:top w:val="none" w:sz="0" w:space="0" w:color="auto"/>
                <w:left w:val="none" w:sz="0" w:space="0" w:color="auto"/>
                <w:bottom w:val="none" w:sz="0" w:space="0" w:color="auto"/>
                <w:right w:val="none" w:sz="0" w:space="0" w:color="auto"/>
              </w:divBdr>
            </w:div>
            <w:div w:id="737478748">
              <w:marLeft w:val="0"/>
              <w:marRight w:val="0"/>
              <w:marTop w:val="0"/>
              <w:marBottom w:val="0"/>
              <w:divBdr>
                <w:top w:val="none" w:sz="0" w:space="0" w:color="auto"/>
                <w:left w:val="none" w:sz="0" w:space="0" w:color="auto"/>
                <w:bottom w:val="none" w:sz="0" w:space="0" w:color="auto"/>
                <w:right w:val="none" w:sz="0" w:space="0" w:color="auto"/>
              </w:divBdr>
            </w:div>
            <w:div w:id="785007745">
              <w:marLeft w:val="0"/>
              <w:marRight w:val="0"/>
              <w:marTop w:val="0"/>
              <w:marBottom w:val="0"/>
              <w:divBdr>
                <w:top w:val="none" w:sz="0" w:space="0" w:color="auto"/>
                <w:left w:val="none" w:sz="0" w:space="0" w:color="auto"/>
                <w:bottom w:val="none" w:sz="0" w:space="0" w:color="auto"/>
                <w:right w:val="none" w:sz="0" w:space="0" w:color="auto"/>
              </w:divBdr>
            </w:div>
            <w:div w:id="863397776">
              <w:marLeft w:val="0"/>
              <w:marRight w:val="0"/>
              <w:marTop w:val="0"/>
              <w:marBottom w:val="0"/>
              <w:divBdr>
                <w:top w:val="none" w:sz="0" w:space="0" w:color="auto"/>
                <w:left w:val="none" w:sz="0" w:space="0" w:color="auto"/>
                <w:bottom w:val="none" w:sz="0" w:space="0" w:color="auto"/>
                <w:right w:val="none" w:sz="0" w:space="0" w:color="auto"/>
              </w:divBdr>
            </w:div>
            <w:div w:id="865097509">
              <w:marLeft w:val="0"/>
              <w:marRight w:val="0"/>
              <w:marTop w:val="0"/>
              <w:marBottom w:val="0"/>
              <w:divBdr>
                <w:top w:val="none" w:sz="0" w:space="0" w:color="auto"/>
                <w:left w:val="none" w:sz="0" w:space="0" w:color="auto"/>
                <w:bottom w:val="none" w:sz="0" w:space="0" w:color="auto"/>
                <w:right w:val="none" w:sz="0" w:space="0" w:color="auto"/>
              </w:divBdr>
            </w:div>
            <w:div w:id="1075394568">
              <w:marLeft w:val="0"/>
              <w:marRight w:val="0"/>
              <w:marTop w:val="0"/>
              <w:marBottom w:val="0"/>
              <w:divBdr>
                <w:top w:val="none" w:sz="0" w:space="0" w:color="auto"/>
                <w:left w:val="none" w:sz="0" w:space="0" w:color="auto"/>
                <w:bottom w:val="none" w:sz="0" w:space="0" w:color="auto"/>
                <w:right w:val="none" w:sz="0" w:space="0" w:color="auto"/>
              </w:divBdr>
            </w:div>
            <w:div w:id="1086608267">
              <w:marLeft w:val="0"/>
              <w:marRight w:val="0"/>
              <w:marTop w:val="0"/>
              <w:marBottom w:val="0"/>
              <w:divBdr>
                <w:top w:val="none" w:sz="0" w:space="0" w:color="auto"/>
                <w:left w:val="none" w:sz="0" w:space="0" w:color="auto"/>
                <w:bottom w:val="none" w:sz="0" w:space="0" w:color="auto"/>
                <w:right w:val="none" w:sz="0" w:space="0" w:color="auto"/>
              </w:divBdr>
            </w:div>
            <w:div w:id="1193223552">
              <w:marLeft w:val="0"/>
              <w:marRight w:val="0"/>
              <w:marTop w:val="0"/>
              <w:marBottom w:val="0"/>
              <w:divBdr>
                <w:top w:val="none" w:sz="0" w:space="0" w:color="auto"/>
                <w:left w:val="none" w:sz="0" w:space="0" w:color="auto"/>
                <w:bottom w:val="none" w:sz="0" w:space="0" w:color="auto"/>
                <w:right w:val="none" w:sz="0" w:space="0" w:color="auto"/>
              </w:divBdr>
            </w:div>
            <w:div w:id="1325163339">
              <w:marLeft w:val="0"/>
              <w:marRight w:val="0"/>
              <w:marTop w:val="0"/>
              <w:marBottom w:val="0"/>
              <w:divBdr>
                <w:top w:val="none" w:sz="0" w:space="0" w:color="auto"/>
                <w:left w:val="none" w:sz="0" w:space="0" w:color="auto"/>
                <w:bottom w:val="none" w:sz="0" w:space="0" w:color="auto"/>
                <w:right w:val="none" w:sz="0" w:space="0" w:color="auto"/>
              </w:divBdr>
            </w:div>
            <w:div w:id="1422944012">
              <w:marLeft w:val="0"/>
              <w:marRight w:val="0"/>
              <w:marTop w:val="0"/>
              <w:marBottom w:val="0"/>
              <w:divBdr>
                <w:top w:val="none" w:sz="0" w:space="0" w:color="auto"/>
                <w:left w:val="none" w:sz="0" w:space="0" w:color="auto"/>
                <w:bottom w:val="none" w:sz="0" w:space="0" w:color="auto"/>
                <w:right w:val="none" w:sz="0" w:space="0" w:color="auto"/>
              </w:divBdr>
            </w:div>
            <w:div w:id="1464688594">
              <w:marLeft w:val="0"/>
              <w:marRight w:val="0"/>
              <w:marTop w:val="0"/>
              <w:marBottom w:val="0"/>
              <w:divBdr>
                <w:top w:val="none" w:sz="0" w:space="0" w:color="auto"/>
                <w:left w:val="none" w:sz="0" w:space="0" w:color="auto"/>
                <w:bottom w:val="none" w:sz="0" w:space="0" w:color="auto"/>
                <w:right w:val="none" w:sz="0" w:space="0" w:color="auto"/>
              </w:divBdr>
            </w:div>
            <w:div w:id="1678312347">
              <w:marLeft w:val="0"/>
              <w:marRight w:val="0"/>
              <w:marTop w:val="0"/>
              <w:marBottom w:val="0"/>
              <w:divBdr>
                <w:top w:val="none" w:sz="0" w:space="0" w:color="auto"/>
                <w:left w:val="none" w:sz="0" w:space="0" w:color="auto"/>
                <w:bottom w:val="none" w:sz="0" w:space="0" w:color="auto"/>
                <w:right w:val="none" w:sz="0" w:space="0" w:color="auto"/>
              </w:divBdr>
            </w:div>
            <w:div w:id="1869026773">
              <w:marLeft w:val="0"/>
              <w:marRight w:val="0"/>
              <w:marTop w:val="0"/>
              <w:marBottom w:val="0"/>
              <w:divBdr>
                <w:top w:val="none" w:sz="0" w:space="0" w:color="auto"/>
                <w:left w:val="none" w:sz="0" w:space="0" w:color="auto"/>
                <w:bottom w:val="none" w:sz="0" w:space="0" w:color="auto"/>
                <w:right w:val="none" w:sz="0" w:space="0" w:color="auto"/>
              </w:divBdr>
            </w:div>
            <w:div w:id="18706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7459">
      <w:bodyDiv w:val="1"/>
      <w:marLeft w:val="0"/>
      <w:marRight w:val="0"/>
      <w:marTop w:val="0"/>
      <w:marBottom w:val="0"/>
      <w:divBdr>
        <w:top w:val="none" w:sz="0" w:space="0" w:color="auto"/>
        <w:left w:val="none" w:sz="0" w:space="0" w:color="auto"/>
        <w:bottom w:val="none" w:sz="0" w:space="0" w:color="auto"/>
        <w:right w:val="none" w:sz="0" w:space="0" w:color="auto"/>
      </w:divBdr>
      <w:divsChild>
        <w:div w:id="1927684617">
          <w:marLeft w:val="0"/>
          <w:marRight w:val="0"/>
          <w:marTop w:val="0"/>
          <w:marBottom w:val="0"/>
          <w:divBdr>
            <w:top w:val="none" w:sz="0" w:space="0" w:color="auto"/>
            <w:left w:val="none" w:sz="0" w:space="0" w:color="auto"/>
            <w:bottom w:val="none" w:sz="0" w:space="0" w:color="auto"/>
            <w:right w:val="none" w:sz="0" w:space="0" w:color="auto"/>
          </w:divBdr>
          <w:divsChild>
            <w:div w:id="68699930">
              <w:marLeft w:val="0"/>
              <w:marRight w:val="0"/>
              <w:marTop w:val="0"/>
              <w:marBottom w:val="0"/>
              <w:divBdr>
                <w:top w:val="none" w:sz="0" w:space="0" w:color="auto"/>
                <w:left w:val="none" w:sz="0" w:space="0" w:color="auto"/>
                <w:bottom w:val="none" w:sz="0" w:space="0" w:color="auto"/>
                <w:right w:val="none" w:sz="0" w:space="0" w:color="auto"/>
              </w:divBdr>
            </w:div>
            <w:div w:id="183835457">
              <w:marLeft w:val="0"/>
              <w:marRight w:val="0"/>
              <w:marTop w:val="0"/>
              <w:marBottom w:val="0"/>
              <w:divBdr>
                <w:top w:val="none" w:sz="0" w:space="0" w:color="auto"/>
                <w:left w:val="none" w:sz="0" w:space="0" w:color="auto"/>
                <w:bottom w:val="none" w:sz="0" w:space="0" w:color="auto"/>
                <w:right w:val="none" w:sz="0" w:space="0" w:color="auto"/>
              </w:divBdr>
            </w:div>
            <w:div w:id="189612434">
              <w:marLeft w:val="0"/>
              <w:marRight w:val="0"/>
              <w:marTop w:val="0"/>
              <w:marBottom w:val="0"/>
              <w:divBdr>
                <w:top w:val="none" w:sz="0" w:space="0" w:color="auto"/>
                <w:left w:val="none" w:sz="0" w:space="0" w:color="auto"/>
                <w:bottom w:val="none" w:sz="0" w:space="0" w:color="auto"/>
                <w:right w:val="none" w:sz="0" w:space="0" w:color="auto"/>
              </w:divBdr>
            </w:div>
            <w:div w:id="191110747">
              <w:marLeft w:val="0"/>
              <w:marRight w:val="0"/>
              <w:marTop w:val="0"/>
              <w:marBottom w:val="0"/>
              <w:divBdr>
                <w:top w:val="none" w:sz="0" w:space="0" w:color="auto"/>
                <w:left w:val="none" w:sz="0" w:space="0" w:color="auto"/>
                <w:bottom w:val="none" w:sz="0" w:space="0" w:color="auto"/>
                <w:right w:val="none" w:sz="0" w:space="0" w:color="auto"/>
              </w:divBdr>
            </w:div>
            <w:div w:id="262617833">
              <w:marLeft w:val="0"/>
              <w:marRight w:val="0"/>
              <w:marTop w:val="0"/>
              <w:marBottom w:val="0"/>
              <w:divBdr>
                <w:top w:val="none" w:sz="0" w:space="0" w:color="auto"/>
                <w:left w:val="none" w:sz="0" w:space="0" w:color="auto"/>
                <w:bottom w:val="none" w:sz="0" w:space="0" w:color="auto"/>
                <w:right w:val="none" w:sz="0" w:space="0" w:color="auto"/>
              </w:divBdr>
            </w:div>
            <w:div w:id="302123306">
              <w:marLeft w:val="0"/>
              <w:marRight w:val="0"/>
              <w:marTop w:val="0"/>
              <w:marBottom w:val="0"/>
              <w:divBdr>
                <w:top w:val="none" w:sz="0" w:space="0" w:color="auto"/>
                <w:left w:val="none" w:sz="0" w:space="0" w:color="auto"/>
                <w:bottom w:val="none" w:sz="0" w:space="0" w:color="auto"/>
                <w:right w:val="none" w:sz="0" w:space="0" w:color="auto"/>
              </w:divBdr>
            </w:div>
            <w:div w:id="319651116">
              <w:marLeft w:val="0"/>
              <w:marRight w:val="0"/>
              <w:marTop w:val="0"/>
              <w:marBottom w:val="0"/>
              <w:divBdr>
                <w:top w:val="none" w:sz="0" w:space="0" w:color="auto"/>
                <w:left w:val="none" w:sz="0" w:space="0" w:color="auto"/>
                <w:bottom w:val="none" w:sz="0" w:space="0" w:color="auto"/>
                <w:right w:val="none" w:sz="0" w:space="0" w:color="auto"/>
              </w:divBdr>
            </w:div>
            <w:div w:id="323094777">
              <w:marLeft w:val="0"/>
              <w:marRight w:val="0"/>
              <w:marTop w:val="0"/>
              <w:marBottom w:val="0"/>
              <w:divBdr>
                <w:top w:val="none" w:sz="0" w:space="0" w:color="auto"/>
                <w:left w:val="none" w:sz="0" w:space="0" w:color="auto"/>
                <w:bottom w:val="none" w:sz="0" w:space="0" w:color="auto"/>
                <w:right w:val="none" w:sz="0" w:space="0" w:color="auto"/>
              </w:divBdr>
            </w:div>
            <w:div w:id="344987646">
              <w:marLeft w:val="0"/>
              <w:marRight w:val="0"/>
              <w:marTop w:val="0"/>
              <w:marBottom w:val="0"/>
              <w:divBdr>
                <w:top w:val="none" w:sz="0" w:space="0" w:color="auto"/>
                <w:left w:val="none" w:sz="0" w:space="0" w:color="auto"/>
                <w:bottom w:val="none" w:sz="0" w:space="0" w:color="auto"/>
                <w:right w:val="none" w:sz="0" w:space="0" w:color="auto"/>
              </w:divBdr>
            </w:div>
            <w:div w:id="364986025">
              <w:marLeft w:val="0"/>
              <w:marRight w:val="0"/>
              <w:marTop w:val="0"/>
              <w:marBottom w:val="0"/>
              <w:divBdr>
                <w:top w:val="none" w:sz="0" w:space="0" w:color="auto"/>
                <w:left w:val="none" w:sz="0" w:space="0" w:color="auto"/>
                <w:bottom w:val="none" w:sz="0" w:space="0" w:color="auto"/>
                <w:right w:val="none" w:sz="0" w:space="0" w:color="auto"/>
              </w:divBdr>
            </w:div>
            <w:div w:id="447815852">
              <w:marLeft w:val="0"/>
              <w:marRight w:val="0"/>
              <w:marTop w:val="0"/>
              <w:marBottom w:val="0"/>
              <w:divBdr>
                <w:top w:val="none" w:sz="0" w:space="0" w:color="auto"/>
                <w:left w:val="none" w:sz="0" w:space="0" w:color="auto"/>
                <w:bottom w:val="none" w:sz="0" w:space="0" w:color="auto"/>
                <w:right w:val="none" w:sz="0" w:space="0" w:color="auto"/>
              </w:divBdr>
            </w:div>
            <w:div w:id="480193068">
              <w:marLeft w:val="0"/>
              <w:marRight w:val="0"/>
              <w:marTop w:val="0"/>
              <w:marBottom w:val="0"/>
              <w:divBdr>
                <w:top w:val="none" w:sz="0" w:space="0" w:color="auto"/>
                <w:left w:val="none" w:sz="0" w:space="0" w:color="auto"/>
                <w:bottom w:val="none" w:sz="0" w:space="0" w:color="auto"/>
                <w:right w:val="none" w:sz="0" w:space="0" w:color="auto"/>
              </w:divBdr>
            </w:div>
            <w:div w:id="482504635">
              <w:marLeft w:val="0"/>
              <w:marRight w:val="0"/>
              <w:marTop w:val="0"/>
              <w:marBottom w:val="0"/>
              <w:divBdr>
                <w:top w:val="none" w:sz="0" w:space="0" w:color="auto"/>
                <w:left w:val="none" w:sz="0" w:space="0" w:color="auto"/>
                <w:bottom w:val="none" w:sz="0" w:space="0" w:color="auto"/>
                <w:right w:val="none" w:sz="0" w:space="0" w:color="auto"/>
              </w:divBdr>
            </w:div>
            <w:div w:id="548109939">
              <w:marLeft w:val="0"/>
              <w:marRight w:val="0"/>
              <w:marTop w:val="0"/>
              <w:marBottom w:val="0"/>
              <w:divBdr>
                <w:top w:val="none" w:sz="0" w:space="0" w:color="auto"/>
                <w:left w:val="none" w:sz="0" w:space="0" w:color="auto"/>
                <w:bottom w:val="none" w:sz="0" w:space="0" w:color="auto"/>
                <w:right w:val="none" w:sz="0" w:space="0" w:color="auto"/>
              </w:divBdr>
            </w:div>
            <w:div w:id="596714174">
              <w:marLeft w:val="0"/>
              <w:marRight w:val="0"/>
              <w:marTop w:val="0"/>
              <w:marBottom w:val="0"/>
              <w:divBdr>
                <w:top w:val="none" w:sz="0" w:space="0" w:color="auto"/>
                <w:left w:val="none" w:sz="0" w:space="0" w:color="auto"/>
                <w:bottom w:val="none" w:sz="0" w:space="0" w:color="auto"/>
                <w:right w:val="none" w:sz="0" w:space="0" w:color="auto"/>
              </w:divBdr>
            </w:div>
            <w:div w:id="598374672">
              <w:marLeft w:val="0"/>
              <w:marRight w:val="0"/>
              <w:marTop w:val="0"/>
              <w:marBottom w:val="0"/>
              <w:divBdr>
                <w:top w:val="none" w:sz="0" w:space="0" w:color="auto"/>
                <w:left w:val="none" w:sz="0" w:space="0" w:color="auto"/>
                <w:bottom w:val="none" w:sz="0" w:space="0" w:color="auto"/>
                <w:right w:val="none" w:sz="0" w:space="0" w:color="auto"/>
              </w:divBdr>
            </w:div>
            <w:div w:id="677272728">
              <w:marLeft w:val="0"/>
              <w:marRight w:val="0"/>
              <w:marTop w:val="0"/>
              <w:marBottom w:val="0"/>
              <w:divBdr>
                <w:top w:val="none" w:sz="0" w:space="0" w:color="auto"/>
                <w:left w:val="none" w:sz="0" w:space="0" w:color="auto"/>
                <w:bottom w:val="none" w:sz="0" w:space="0" w:color="auto"/>
                <w:right w:val="none" w:sz="0" w:space="0" w:color="auto"/>
              </w:divBdr>
            </w:div>
            <w:div w:id="680740295">
              <w:marLeft w:val="0"/>
              <w:marRight w:val="0"/>
              <w:marTop w:val="0"/>
              <w:marBottom w:val="0"/>
              <w:divBdr>
                <w:top w:val="none" w:sz="0" w:space="0" w:color="auto"/>
                <w:left w:val="none" w:sz="0" w:space="0" w:color="auto"/>
                <w:bottom w:val="none" w:sz="0" w:space="0" w:color="auto"/>
                <w:right w:val="none" w:sz="0" w:space="0" w:color="auto"/>
              </w:divBdr>
            </w:div>
            <w:div w:id="707338973">
              <w:marLeft w:val="0"/>
              <w:marRight w:val="0"/>
              <w:marTop w:val="0"/>
              <w:marBottom w:val="0"/>
              <w:divBdr>
                <w:top w:val="none" w:sz="0" w:space="0" w:color="auto"/>
                <w:left w:val="none" w:sz="0" w:space="0" w:color="auto"/>
                <w:bottom w:val="none" w:sz="0" w:space="0" w:color="auto"/>
                <w:right w:val="none" w:sz="0" w:space="0" w:color="auto"/>
              </w:divBdr>
            </w:div>
            <w:div w:id="799297990">
              <w:marLeft w:val="0"/>
              <w:marRight w:val="0"/>
              <w:marTop w:val="0"/>
              <w:marBottom w:val="0"/>
              <w:divBdr>
                <w:top w:val="none" w:sz="0" w:space="0" w:color="auto"/>
                <w:left w:val="none" w:sz="0" w:space="0" w:color="auto"/>
                <w:bottom w:val="none" w:sz="0" w:space="0" w:color="auto"/>
                <w:right w:val="none" w:sz="0" w:space="0" w:color="auto"/>
              </w:divBdr>
            </w:div>
            <w:div w:id="910115360">
              <w:marLeft w:val="0"/>
              <w:marRight w:val="0"/>
              <w:marTop w:val="0"/>
              <w:marBottom w:val="0"/>
              <w:divBdr>
                <w:top w:val="none" w:sz="0" w:space="0" w:color="auto"/>
                <w:left w:val="none" w:sz="0" w:space="0" w:color="auto"/>
                <w:bottom w:val="none" w:sz="0" w:space="0" w:color="auto"/>
                <w:right w:val="none" w:sz="0" w:space="0" w:color="auto"/>
              </w:divBdr>
            </w:div>
            <w:div w:id="928855572">
              <w:marLeft w:val="0"/>
              <w:marRight w:val="0"/>
              <w:marTop w:val="0"/>
              <w:marBottom w:val="0"/>
              <w:divBdr>
                <w:top w:val="none" w:sz="0" w:space="0" w:color="auto"/>
                <w:left w:val="none" w:sz="0" w:space="0" w:color="auto"/>
                <w:bottom w:val="none" w:sz="0" w:space="0" w:color="auto"/>
                <w:right w:val="none" w:sz="0" w:space="0" w:color="auto"/>
              </w:divBdr>
            </w:div>
            <w:div w:id="942539073">
              <w:marLeft w:val="0"/>
              <w:marRight w:val="0"/>
              <w:marTop w:val="0"/>
              <w:marBottom w:val="0"/>
              <w:divBdr>
                <w:top w:val="none" w:sz="0" w:space="0" w:color="auto"/>
                <w:left w:val="none" w:sz="0" w:space="0" w:color="auto"/>
                <w:bottom w:val="none" w:sz="0" w:space="0" w:color="auto"/>
                <w:right w:val="none" w:sz="0" w:space="0" w:color="auto"/>
              </w:divBdr>
            </w:div>
            <w:div w:id="994803416">
              <w:marLeft w:val="0"/>
              <w:marRight w:val="0"/>
              <w:marTop w:val="0"/>
              <w:marBottom w:val="0"/>
              <w:divBdr>
                <w:top w:val="none" w:sz="0" w:space="0" w:color="auto"/>
                <w:left w:val="none" w:sz="0" w:space="0" w:color="auto"/>
                <w:bottom w:val="none" w:sz="0" w:space="0" w:color="auto"/>
                <w:right w:val="none" w:sz="0" w:space="0" w:color="auto"/>
              </w:divBdr>
            </w:div>
            <w:div w:id="1107234981">
              <w:marLeft w:val="0"/>
              <w:marRight w:val="0"/>
              <w:marTop w:val="0"/>
              <w:marBottom w:val="0"/>
              <w:divBdr>
                <w:top w:val="none" w:sz="0" w:space="0" w:color="auto"/>
                <w:left w:val="none" w:sz="0" w:space="0" w:color="auto"/>
                <w:bottom w:val="none" w:sz="0" w:space="0" w:color="auto"/>
                <w:right w:val="none" w:sz="0" w:space="0" w:color="auto"/>
              </w:divBdr>
            </w:div>
            <w:div w:id="1343628695">
              <w:marLeft w:val="0"/>
              <w:marRight w:val="0"/>
              <w:marTop w:val="0"/>
              <w:marBottom w:val="0"/>
              <w:divBdr>
                <w:top w:val="none" w:sz="0" w:space="0" w:color="auto"/>
                <w:left w:val="none" w:sz="0" w:space="0" w:color="auto"/>
                <w:bottom w:val="none" w:sz="0" w:space="0" w:color="auto"/>
                <w:right w:val="none" w:sz="0" w:space="0" w:color="auto"/>
              </w:divBdr>
            </w:div>
            <w:div w:id="1343700917">
              <w:marLeft w:val="0"/>
              <w:marRight w:val="0"/>
              <w:marTop w:val="0"/>
              <w:marBottom w:val="0"/>
              <w:divBdr>
                <w:top w:val="none" w:sz="0" w:space="0" w:color="auto"/>
                <w:left w:val="none" w:sz="0" w:space="0" w:color="auto"/>
                <w:bottom w:val="none" w:sz="0" w:space="0" w:color="auto"/>
                <w:right w:val="none" w:sz="0" w:space="0" w:color="auto"/>
              </w:divBdr>
            </w:div>
            <w:div w:id="1505628306">
              <w:marLeft w:val="0"/>
              <w:marRight w:val="0"/>
              <w:marTop w:val="0"/>
              <w:marBottom w:val="0"/>
              <w:divBdr>
                <w:top w:val="none" w:sz="0" w:space="0" w:color="auto"/>
                <w:left w:val="none" w:sz="0" w:space="0" w:color="auto"/>
                <w:bottom w:val="none" w:sz="0" w:space="0" w:color="auto"/>
                <w:right w:val="none" w:sz="0" w:space="0" w:color="auto"/>
              </w:divBdr>
            </w:div>
            <w:div w:id="1508789783">
              <w:marLeft w:val="0"/>
              <w:marRight w:val="0"/>
              <w:marTop w:val="0"/>
              <w:marBottom w:val="0"/>
              <w:divBdr>
                <w:top w:val="none" w:sz="0" w:space="0" w:color="auto"/>
                <w:left w:val="none" w:sz="0" w:space="0" w:color="auto"/>
                <w:bottom w:val="none" w:sz="0" w:space="0" w:color="auto"/>
                <w:right w:val="none" w:sz="0" w:space="0" w:color="auto"/>
              </w:divBdr>
            </w:div>
            <w:div w:id="1605848437">
              <w:marLeft w:val="0"/>
              <w:marRight w:val="0"/>
              <w:marTop w:val="0"/>
              <w:marBottom w:val="0"/>
              <w:divBdr>
                <w:top w:val="none" w:sz="0" w:space="0" w:color="auto"/>
                <w:left w:val="none" w:sz="0" w:space="0" w:color="auto"/>
                <w:bottom w:val="none" w:sz="0" w:space="0" w:color="auto"/>
                <w:right w:val="none" w:sz="0" w:space="0" w:color="auto"/>
              </w:divBdr>
            </w:div>
            <w:div w:id="1741832575">
              <w:marLeft w:val="0"/>
              <w:marRight w:val="0"/>
              <w:marTop w:val="0"/>
              <w:marBottom w:val="0"/>
              <w:divBdr>
                <w:top w:val="none" w:sz="0" w:space="0" w:color="auto"/>
                <w:left w:val="none" w:sz="0" w:space="0" w:color="auto"/>
                <w:bottom w:val="none" w:sz="0" w:space="0" w:color="auto"/>
                <w:right w:val="none" w:sz="0" w:space="0" w:color="auto"/>
              </w:divBdr>
            </w:div>
            <w:div w:id="1765684563">
              <w:marLeft w:val="0"/>
              <w:marRight w:val="0"/>
              <w:marTop w:val="0"/>
              <w:marBottom w:val="0"/>
              <w:divBdr>
                <w:top w:val="none" w:sz="0" w:space="0" w:color="auto"/>
                <w:left w:val="none" w:sz="0" w:space="0" w:color="auto"/>
                <w:bottom w:val="none" w:sz="0" w:space="0" w:color="auto"/>
                <w:right w:val="none" w:sz="0" w:space="0" w:color="auto"/>
              </w:divBdr>
            </w:div>
            <w:div w:id="1851600284">
              <w:marLeft w:val="0"/>
              <w:marRight w:val="0"/>
              <w:marTop w:val="0"/>
              <w:marBottom w:val="0"/>
              <w:divBdr>
                <w:top w:val="none" w:sz="0" w:space="0" w:color="auto"/>
                <w:left w:val="none" w:sz="0" w:space="0" w:color="auto"/>
                <w:bottom w:val="none" w:sz="0" w:space="0" w:color="auto"/>
                <w:right w:val="none" w:sz="0" w:space="0" w:color="auto"/>
              </w:divBdr>
            </w:div>
            <w:div w:id="1871916412">
              <w:marLeft w:val="0"/>
              <w:marRight w:val="0"/>
              <w:marTop w:val="0"/>
              <w:marBottom w:val="0"/>
              <w:divBdr>
                <w:top w:val="none" w:sz="0" w:space="0" w:color="auto"/>
                <w:left w:val="none" w:sz="0" w:space="0" w:color="auto"/>
                <w:bottom w:val="none" w:sz="0" w:space="0" w:color="auto"/>
                <w:right w:val="none" w:sz="0" w:space="0" w:color="auto"/>
              </w:divBdr>
            </w:div>
            <w:div w:id="1874492978">
              <w:marLeft w:val="0"/>
              <w:marRight w:val="0"/>
              <w:marTop w:val="0"/>
              <w:marBottom w:val="0"/>
              <w:divBdr>
                <w:top w:val="none" w:sz="0" w:space="0" w:color="auto"/>
                <w:left w:val="none" w:sz="0" w:space="0" w:color="auto"/>
                <w:bottom w:val="none" w:sz="0" w:space="0" w:color="auto"/>
                <w:right w:val="none" w:sz="0" w:space="0" w:color="auto"/>
              </w:divBdr>
            </w:div>
            <w:div w:id="2041978773">
              <w:marLeft w:val="0"/>
              <w:marRight w:val="0"/>
              <w:marTop w:val="0"/>
              <w:marBottom w:val="0"/>
              <w:divBdr>
                <w:top w:val="none" w:sz="0" w:space="0" w:color="auto"/>
                <w:left w:val="none" w:sz="0" w:space="0" w:color="auto"/>
                <w:bottom w:val="none" w:sz="0" w:space="0" w:color="auto"/>
                <w:right w:val="none" w:sz="0" w:space="0" w:color="auto"/>
              </w:divBdr>
            </w:div>
            <w:div w:id="2045207356">
              <w:marLeft w:val="0"/>
              <w:marRight w:val="0"/>
              <w:marTop w:val="0"/>
              <w:marBottom w:val="0"/>
              <w:divBdr>
                <w:top w:val="none" w:sz="0" w:space="0" w:color="auto"/>
                <w:left w:val="none" w:sz="0" w:space="0" w:color="auto"/>
                <w:bottom w:val="none" w:sz="0" w:space="0" w:color="auto"/>
                <w:right w:val="none" w:sz="0" w:space="0" w:color="auto"/>
              </w:divBdr>
            </w:div>
            <w:div w:id="20482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4499">
      <w:bodyDiv w:val="1"/>
      <w:marLeft w:val="0"/>
      <w:marRight w:val="0"/>
      <w:marTop w:val="0"/>
      <w:marBottom w:val="0"/>
      <w:divBdr>
        <w:top w:val="none" w:sz="0" w:space="0" w:color="auto"/>
        <w:left w:val="none" w:sz="0" w:space="0" w:color="auto"/>
        <w:bottom w:val="none" w:sz="0" w:space="0" w:color="auto"/>
        <w:right w:val="none" w:sz="0" w:space="0" w:color="auto"/>
      </w:divBdr>
    </w:div>
    <w:div w:id="1433284262">
      <w:bodyDiv w:val="1"/>
      <w:marLeft w:val="0"/>
      <w:marRight w:val="0"/>
      <w:marTop w:val="0"/>
      <w:marBottom w:val="0"/>
      <w:divBdr>
        <w:top w:val="none" w:sz="0" w:space="0" w:color="auto"/>
        <w:left w:val="none" w:sz="0" w:space="0" w:color="auto"/>
        <w:bottom w:val="none" w:sz="0" w:space="0" w:color="auto"/>
        <w:right w:val="none" w:sz="0" w:space="0" w:color="auto"/>
      </w:divBdr>
    </w:div>
    <w:div w:id="1439908524">
      <w:bodyDiv w:val="1"/>
      <w:marLeft w:val="0"/>
      <w:marRight w:val="0"/>
      <w:marTop w:val="0"/>
      <w:marBottom w:val="0"/>
      <w:divBdr>
        <w:top w:val="none" w:sz="0" w:space="0" w:color="auto"/>
        <w:left w:val="none" w:sz="0" w:space="0" w:color="auto"/>
        <w:bottom w:val="none" w:sz="0" w:space="0" w:color="auto"/>
        <w:right w:val="none" w:sz="0" w:space="0" w:color="auto"/>
      </w:divBdr>
    </w:div>
    <w:div w:id="1452627428">
      <w:bodyDiv w:val="1"/>
      <w:marLeft w:val="0"/>
      <w:marRight w:val="0"/>
      <w:marTop w:val="0"/>
      <w:marBottom w:val="0"/>
      <w:divBdr>
        <w:top w:val="none" w:sz="0" w:space="0" w:color="auto"/>
        <w:left w:val="none" w:sz="0" w:space="0" w:color="auto"/>
        <w:bottom w:val="none" w:sz="0" w:space="0" w:color="auto"/>
        <w:right w:val="none" w:sz="0" w:space="0" w:color="auto"/>
      </w:divBdr>
    </w:div>
    <w:div w:id="1456214022">
      <w:bodyDiv w:val="1"/>
      <w:marLeft w:val="0"/>
      <w:marRight w:val="0"/>
      <w:marTop w:val="0"/>
      <w:marBottom w:val="0"/>
      <w:divBdr>
        <w:top w:val="none" w:sz="0" w:space="0" w:color="auto"/>
        <w:left w:val="none" w:sz="0" w:space="0" w:color="auto"/>
        <w:bottom w:val="none" w:sz="0" w:space="0" w:color="auto"/>
        <w:right w:val="none" w:sz="0" w:space="0" w:color="auto"/>
      </w:divBdr>
    </w:div>
    <w:div w:id="1467820479">
      <w:bodyDiv w:val="1"/>
      <w:marLeft w:val="0"/>
      <w:marRight w:val="0"/>
      <w:marTop w:val="0"/>
      <w:marBottom w:val="0"/>
      <w:divBdr>
        <w:top w:val="none" w:sz="0" w:space="0" w:color="auto"/>
        <w:left w:val="none" w:sz="0" w:space="0" w:color="auto"/>
        <w:bottom w:val="none" w:sz="0" w:space="0" w:color="auto"/>
        <w:right w:val="none" w:sz="0" w:space="0" w:color="auto"/>
      </w:divBdr>
    </w:div>
    <w:div w:id="1480851899">
      <w:bodyDiv w:val="1"/>
      <w:marLeft w:val="0"/>
      <w:marRight w:val="0"/>
      <w:marTop w:val="0"/>
      <w:marBottom w:val="0"/>
      <w:divBdr>
        <w:top w:val="none" w:sz="0" w:space="0" w:color="auto"/>
        <w:left w:val="none" w:sz="0" w:space="0" w:color="auto"/>
        <w:bottom w:val="none" w:sz="0" w:space="0" w:color="auto"/>
        <w:right w:val="none" w:sz="0" w:space="0" w:color="auto"/>
      </w:divBdr>
    </w:div>
    <w:div w:id="1486622786">
      <w:bodyDiv w:val="1"/>
      <w:marLeft w:val="0"/>
      <w:marRight w:val="0"/>
      <w:marTop w:val="0"/>
      <w:marBottom w:val="0"/>
      <w:divBdr>
        <w:top w:val="none" w:sz="0" w:space="0" w:color="auto"/>
        <w:left w:val="none" w:sz="0" w:space="0" w:color="auto"/>
        <w:bottom w:val="none" w:sz="0" w:space="0" w:color="auto"/>
        <w:right w:val="none" w:sz="0" w:space="0" w:color="auto"/>
      </w:divBdr>
      <w:divsChild>
        <w:div w:id="2028409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20081">
      <w:bodyDiv w:val="1"/>
      <w:marLeft w:val="0"/>
      <w:marRight w:val="0"/>
      <w:marTop w:val="0"/>
      <w:marBottom w:val="0"/>
      <w:divBdr>
        <w:top w:val="none" w:sz="0" w:space="0" w:color="auto"/>
        <w:left w:val="none" w:sz="0" w:space="0" w:color="auto"/>
        <w:bottom w:val="none" w:sz="0" w:space="0" w:color="auto"/>
        <w:right w:val="none" w:sz="0" w:space="0" w:color="auto"/>
      </w:divBdr>
    </w:div>
    <w:div w:id="1498957748">
      <w:bodyDiv w:val="1"/>
      <w:marLeft w:val="0"/>
      <w:marRight w:val="0"/>
      <w:marTop w:val="0"/>
      <w:marBottom w:val="0"/>
      <w:divBdr>
        <w:top w:val="none" w:sz="0" w:space="0" w:color="auto"/>
        <w:left w:val="none" w:sz="0" w:space="0" w:color="auto"/>
        <w:bottom w:val="none" w:sz="0" w:space="0" w:color="auto"/>
        <w:right w:val="none" w:sz="0" w:space="0" w:color="auto"/>
      </w:divBdr>
    </w:div>
    <w:div w:id="1502426937">
      <w:bodyDiv w:val="1"/>
      <w:marLeft w:val="0"/>
      <w:marRight w:val="0"/>
      <w:marTop w:val="0"/>
      <w:marBottom w:val="0"/>
      <w:divBdr>
        <w:top w:val="none" w:sz="0" w:space="0" w:color="auto"/>
        <w:left w:val="none" w:sz="0" w:space="0" w:color="auto"/>
        <w:bottom w:val="none" w:sz="0" w:space="0" w:color="auto"/>
        <w:right w:val="none" w:sz="0" w:space="0" w:color="auto"/>
      </w:divBdr>
    </w:div>
    <w:div w:id="1510213250">
      <w:bodyDiv w:val="1"/>
      <w:marLeft w:val="0"/>
      <w:marRight w:val="0"/>
      <w:marTop w:val="0"/>
      <w:marBottom w:val="0"/>
      <w:divBdr>
        <w:top w:val="none" w:sz="0" w:space="0" w:color="auto"/>
        <w:left w:val="none" w:sz="0" w:space="0" w:color="auto"/>
        <w:bottom w:val="none" w:sz="0" w:space="0" w:color="auto"/>
        <w:right w:val="none" w:sz="0" w:space="0" w:color="auto"/>
      </w:divBdr>
      <w:divsChild>
        <w:div w:id="1139688665">
          <w:marLeft w:val="0"/>
          <w:marRight w:val="0"/>
          <w:marTop w:val="0"/>
          <w:marBottom w:val="0"/>
          <w:divBdr>
            <w:top w:val="none" w:sz="0" w:space="0" w:color="auto"/>
            <w:left w:val="none" w:sz="0" w:space="0" w:color="auto"/>
            <w:bottom w:val="none" w:sz="0" w:space="0" w:color="auto"/>
            <w:right w:val="none" w:sz="0" w:space="0" w:color="auto"/>
          </w:divBdr>
          <w:divsChild>
            <w:div w:id="1997610308">
              <w:marLeft w:val="0"/>
              <w:marRight w:val="0"/>
              <w:marTop w:val="0"/>
              <w:marBottom w:val="0"/>
              <w:divBdr>
                <w:top w:val="none" w:sz="0" w:space="0" w:color="auto"/>
                <w:left w:val="none" w:sz="0" w:space="0" w:color="auto"/>
                <w:bottom w:val="none" w:sz="0" w:space="0" w:color="auto"/>
                <w:right w:val="none" w:sz="0" w:space="0" w:color="auto"/>
              </w:divBdr>
              <w:divsChild>
                <w:div w:id="1268655450">
                  <w:marLeft w:val="0"/>
                  <w:marRight w:val="0"/>
                  <w:marTop w:val="0"/>
                  <w:marBottom w:val="0"/>
                  <w:divBdr>
                    <w:top w:val="none" w:sz="0" w:space="0" w:color="auto"/>
                    <w:left w:val="none" w:sz="0" w:space="0" w:color="auto"/>
                    <w:bottom w:val="none" w:sz="0" w:space="0" w:color="auto"/>
                    <w:right w:val="none" w:sz="0" w:space="0" w:color="auto"/>
                  </w:divBdr>
                  <w:divsChild>
                    <w:div w:id="12050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46066">
      <w:bodyDiv w:val="1"/>
      <w:marLeft w:val="0"/>
      <w:marRight w:val="0"/>
      <w:marTop w:val="0"/>
      <w:marBottom w:val="0"/>
      <w:divBdr>
        <w:top w:val="none" w:sz="0" w:space="0" w:color="auto"/>
        <w:left w:val="none" w:sz="0" w:space="0" w:color="auto"/>
        <w:bottom w:val="none" w:sz="0" w:space="0" w:color="auto"/>
        <w:right w:val="none" w:sz="0" w:space="0" w:color="auto"/>
      </w:divBdr>
    </w:div>
    <w:div w:id="1523283978">
      <w:bodyDiv w:val="1"/>
      <w:marLeft w:val="0"/>
      <w:marRight w:val="0"/>
      <w:marTop w:val="0"/>
      <w:marBottom w:val="0"/>
      <w:divBdr>
        <w:top w:val="none" w:sz="0" w:space="0" w:color="auto"/>
        <w:left w:val="none" w:sz="0" w:space="0" w:color="auto"/>
        <w:bottom w:val="none" w:sz="0" w:space="0" w:color="auto"/>
        <w:right w:val="none" w:sz="0" w:space="0" w:color="auto"/>
      </w:divBdr>
      <w:divsChild>
        <w:div w:id="1371689625">
          <w:marLeft w:val="0"/>
          <w:marRight w:val="0"/>
          <w:marTop w:val="0"/>
          <w:marBottom w:val="0"/>
          <w:divBdr>
            <w:top w:val="none" w:sz="0" w:space="0" w:color="auto"/>
            <w:left w:val="none" w:sz="0" w:space="0" w:color="auto"/>
            <w:bottom w:val="none" w:sz="0" w:space="0" w:color="auto"/>
            <w:right w:val="none" w:sz="0" w:space="0" w:color="auto"/>
          </w:divBdr>
          <w:divsChild>
            <w:div w:id="48263472">
              <w:marLeft w:val="0"/>
              <w:marRight w:val="0"/>
              <w:marTop w:val="0"/>
              <w:marBottom w:val="0"/>
              <w:divBdr>
                <w:top w:val="none" w:sz="0" w:space="0" w:color="auto"/>
                <w:left w:val="none" w:sz="0" w:space="0" w:color="auto"/>
                <w:bottom w:val="none" w:sz="0" w:space="0" w:color="auto"/>
                <w:right w:val="none" w:sz="0" w:space="0" w:color="auto"/>
              </w:divBdr>
            </w:div>
            <w:div w:id="81220168">
              <w:marLeft w:val="0"/>
              <w:marRight w:val="0"/>
              <w:marTop w:val="0"/>
              <w:marBottom w:val="0"/>
              <w:divBdr>
                <w:top w:val="none" w:sz="0" w:space="0" w:color="auto"/>
                <w:left w:val="none" w:sz="0" w:space="0" w:color="auto"/>
                <w:bottom w:val="none" w:sz="0" w:space="0" w:color="auto"/>
                <w:right w:val="none" w:sz="0" w:space="0" w:color="auto"/>
              </w:divBdr>
            </w:div>
            <w:div w:id="242296048">
              <w:marLeft w:val="0"/>
              <w:marRight w:val="0"/>
              <w:marTop w:val="0"/>
              <w:marBottom w:val="0"/>
              <w:divBdr>
                <w:top w:val="none" w:sz="0" w:space="0" w:color="auto"/>
                <w:left w:val="none" w:sz="0" w:space="0" w:color="auto"/>
                <w:bottom w:val="none" w:sz="0" w:space="0" w:color="auto"/>
                <w:right w:val="none" w:sz="0" w:space="0" w:color="auto"/>
              </w:divBdr>
            </w:div>
            <w:div w:id="288174182">
              <w:marLeft w:val="0"/>
              <w:marRight w:val="0"/>
              <w:marTop w:val="0"/>
              <w:marBottom w:val="0"/>
              <w:divBdr>
                <w:top w:val="none" w:sz="0" w:space="0" w:color="auto"/>
                <w:left w:val="none" w:sz="0" w:space="0" w:color="auto"/>
                <w:bottom w:val="none" w:sz="0" w:space="0" w:color="auto"/>
                <w:right w:val="none" w:sz="0" w:space="0" w:color="auto"/>
              </w:divBdr>
            </w:div>
            <w:div w:id="352998213">
              <w:marLeft w:val="0"/>
              <w:marRight w:val="0"/>
              <w:marTop w:val="0"/>
              <w:marBottom w:val="0"/>
              <w:divBdr>
                <w:top w:val="none" w:sz="0" w:space="0" w:color="auto"/>
                <w:left w:val="none" w:sz="0" w:space="0" w:color="auto"/>
                <w:bottom w:val="none" w:sz="0" w:space="0" w:color="auto"/>
                <w:right w:val="none" w:sz="0" w:space="0" w:color="auto"/>
              </w:divBdr>
            </w:div>
            <w:div w:id="580912868">
              <w:marLeft w:val="0"/>
              <w:marRight w:val="0"/>
              <w:marTop w:val="0"/>
              <w:marBottom w:val="0"/>
              <w:divBdr>
                <w:top w:val="none" w:sz="0" w:space="0" w:color="auto"/>
                <w:left w:val="none" w:sz="0" w:space="0" w:color="auto"/>
                <w:bottom w:val="none" w:sz="0" w:space="0" w:color="auto"/>
                <w:right w:val="none" w:sz="0" w:space="0" w:color="auto"/>
              </w:divBdr>
            </w:div>
            <w:div w:id="584072438">
              <w:marLeft w:val="0"/>
              <w:marRight w:val="0"/>
              <w:marTop w:val="0"/>
              <w:marBottom w:val="0"/>
              <w:divBdr>
                <w:top w:val="none" w:sz="0" w:space="0" w:color="auto"/>
                <w:left w:val="none" w:sz="0" w:space="0" w:color="auto"/>
                <w:bottom w:val="none" w:sz="0" w:space="0" w:color="auto"/>
                <w:right w:val="none" w:sz="0" w:space="0" w:color="auto"/>
              </w:divBdr>
            </w:div>
            <w:div w:id="599720627">
              <w:marLeft w:val="0"/>
              <w:marRight w:val="0"/>
              <w:marTop w:val="0"/>
              <w:marBottom w:val="0"/>
              <w:divBdr>
                <w:top w:val="none" w:sz="0" w:space="0" w:color="auto"/>
                <w:left w:val="none" w:sz="0" w:space="0" w:color="auto"/>
                <w:bottom w:val="none" w:sz="0" w:space="0" w:color="auto"/>
                <w:right w:val="none" w:sz="0" w:space="0" w:color="auto"/>
              </w:divBdr>
            </w:div>
            <w:div w:id="624696604">
              <w:marLeft w:val="0"/>
              <w:marRight w:val="0"/>
              <w:marTop w:val="0"/>
              <w:marBottom w:val="0"/>
              <w:divBdr>
                <w:top w:val="none" w:sz="0" w:space="0" w:color="auto"/>
                <w:left w:val="none" w:sz="0" w:space="0" w:color="auto"/>
                <w:bottom w:val="none" w:sz="0" w:space="0" w:color="auto"/>
                <w:right w:val="none" w:sz="0" w:space="0" w:color="auto"/>
              </w:divBdr>
            </w:div>
            <w:div w:id="667709646">
              <w:marLeft w:val="0"/>
              <w:marRight w:val="0"/>
              <w:marTop w:val="0"/>
              <w:marBottom w:val="0"/>
              <w:divBdr>
                <w:top w:val="none" w:sz="0" w:space="0" w:color="auto"/>
                <w:left w:val="none" w:sz="0" w:space="0" w:color="auto"/>
                <w:bottom w:val="none" w:sz="0" w:space="0" w:color="auto"/>
                <w:right w:val="none" w:sz="0" w:space="0" w:color="auto"/>
              </w:divBdr>
            </w:div>
            <w:div w:id="696976106">
              <w:marLeft w:val="0"/>
              <w:marRight w:val="0"/>
              <w:marTop w:val="0"/>
              <w:marBottom w:val="0"/>
              <w:divBdr>
                <w:top w:val="none" w:sz="0" w:space="0" w:color="auto"/>
                <w:left w:val="none" w:sz="0" w:space="0" w:color="auto"/>
                <w:bottom w:val="none" w:sz="0" w:space="0" w:color="auto"/>
                <w:right w:val="none" w:sz="0" w:space="0" w:color="auto"/>
              </w:divBdr>
            </w:div>
            <w:div w:id="940449374">
              <w:marLeft w:val="0"/>
              <w:marRight w:val="0"/>
              <w:marTop w:val="0"/>
              <w:marBottom w:val="0"/>
              <w:divBdr>
                <w:top w:val="none" w:sz="0" w:space="0" w:color="auto"/>
                <w:left w:val="none" w:sz="0" w:space="0" w:color="auto"/>
                <w:bottom w:val="none" w:sz="0" w:space="0" w:color="auto"/>
                <w:right w:val="none" w:sz="0" w:space="0" w:color="auto"/>
              </w:divBdr>
            </w:div>
            <w:div w:id="945818032">
              <w:marLeft w:val="0"/>
              <w:marRight w:val="0"/>
              <w:marTop w:val="0"/>
              <w:marBottom w:val="0"/>
              <w:divBdr>
                <w:top w:val="none" w:sz="0" w:space="0" w:color="auto"/>
                <w:left w:val="none" w:sz="0" w:space="0" w:color="auto"/>
                <w:bottom w:val="none" w:sz="0" w:space="0" w:color="auto"/>
                <w:right w:val="none" w:sz="0" w:space="0" w:color="auto"/>
              </w:divBdr>
            </w:div>
            <w:div w:id="995379493">
              <w:marLeft w:val="0"/>
              <w:marRight w:val="0"/>
              <w:marTop w:val="0"/>
              <w:marBottom w:val="0"/>
              <w:divBdr>
                <w:top w:val="none" w:sz="0" w:space="0" w:color="auto"/>
                <w:left w:val="none" w:sz="0" w:space="0" w:color="auto"/>
                <w:bottom w:val="none" w:sz="0" w:space="0" w:color="auto"/>
                <w:right w:val="none" w:sz="0" w:space="0" w:color="auto"/>
              </w:divBdr>
            </w:div>
            <w:div w:id="1043560117">
              <w:marLeft w:val="0"/>
              <w:marRight w:val="0"/>
              <w:marTop w:val="0"/>
              <w:marBottom w:val="0"/>
              <w:divBdr>
                <w:top w:val="none" w:sz="0" w:space="0" w:color="auto"/>
                <w:left w:val="none" w:sz="0" w:space="0" w:color="auto"/>
                <w:bottom w:val="none" w:sz="0" w:space="0" w:color="auto"/>
                <w:right w:val="none" w:sz="0" w:space="0" w:color="auto"/>
              </w:divBdr>
            </w:div>
            <w:div w:id="1058674947">
              <w:marLeft w:val="0"/>
              <w:marRight w:val="0"/>
              <w:marTop w:val="0"/>
              <w:marBottom w:val="0"/>
              <w:divBdr>
                <w:top w:val="none" w:sz="0" w:space="0" w:color="auto"/>
                <w:left w:val="none" w:sz="0" w:space="0" w:color="auto"/>
                <w:bottom w:val="none" w:sz="0" w:space="0" w:color="auto"/>
                <w:right w:val="none" w:sz="0" w:space="0" w:color="auto"/>
              </w:divBdr>
            </w:div>
            <w:div w:id="1100182506">
              <w:marLeft w:val="0"/>
              <w:marRight w:val="0"/>
              <w:marTop w:val="0"/>
              <w:marBottom w:val="0"/>
              <w:divBdr>
                <w:top w:val="none" w:sz="0" w:space="0" w:color="auto"/>
                <w:left w:val="none" w:sz="0" w:space="0" w:color="auto"/>
                <w:bottom w:val="none" w:sz="0" w:space="0" w:color="auto"/>
                <w:right w:val="none" w:sz="0" w:space="0" w:color="auto"/>
              </w:divBdr>
            </w:div>
            <w:div w:id="1147209216">
              <w:marLeft w:val="0"/>
              <w:marRight w:val="0"/>
              <w:marTop w:val="0"/>
              <w:marBottom w:val="0"/>
              <w:divBdr>
                <w:top w:val="none" w:sz="0" w:space="0" w:color="auto"/>
                <w:left w:val="none" w:sz="0" w:space="0" w:color="auto"/>
                <w:bottom w:val="none" w:sz="0" w:space="0" w:color="auto"/>
                <w:right w:val="none" w:sz="0" w:space="0" w:color="auto"/>
              </w:divBdr>
            </w:div>
            <w:div w:id="1400594157">
              <w:marLeft w:val="0"/>
              <w:marRight w:val="0"/>
              <w:marTop w:val="0"/>
              <w:marBottom w:val="0"/>
              <w:divBdr>
                <w:top w:val="none" w:sz="0" w:space="0" w:color="auto"/>
                <w:left w:val="none" w:sz="0" w:space="0" w:color="auto"/>
                <w:bottom w:val="none" w:sz="0" w:space="0" w:color="auto"/>
                <w:right w:val="none" w:sz="0" w:space="0" w:color="auto"/>
              </w:divBdr>
            </w:div>
            <w:div w:id="1696342886">
              <w:marLeft w:val="0"/>
              <w:marRight w:val="0"/>
              <w:marTop w:val="0"/>
              <w:marBottom w:val="0"/>
              <w:divBdr>
                <w:top w:val="none" w:sz="0" w:space="0" w:color="auto"/>
                <w:left w:val="none" w:sz="0" w:space="0" w:color="auto"/>
                <w:bottom w:val="none" w:sz="0" w:space="0" w:color="auto"/>
                <w:right w:val="none" w:sz="0" w:space="0" w:color="auto"/>
              </w:divBdr>
            </w:div>
            <w:div w:id="1808665248">
              <w:marLeft w:val="0"/>
              <w:marRight w:val="0"/>
              <w:marTop w:val="0"/>
              <w:marBottom w:val="0"/>
              <w:divBdr>
                <w:top w:val="none" w:sz="0" w:space="0" w:color="auto"/>
                <w:left w:val="none" w:sz="0" w:space="0" w:color="auto"/>
                <w:bottom w:val="none" w:sz="0" w:space="0" w:color="auto"/>
                <w:right w:val="none" w:sz="0" w:space="0" w:color="auto"/>
              </w:divBdr>
            </w:div>
            <w:div w:id="1842088206">
              <w:marLeft w:val="0"/>
              <w:marRight w:val="0"/>
              <w:marTop w:val="0"/>
              <w:marBottom w:val="0"/>
              <w:divBdr>
                <w:top w:val="none" w:sz="0" w:space="0" w:color="auto"/>
                <w:left w:val="none" w:sz="0" w:space="0" w:color="auto"/>
                <w:bottom w:val="none" w:sz="0" w:space="0" w:color="auto"/>
                <w:right w:val="none" w:sz="0" w:space="0" w:color="auto"/>
              </w:divBdr>
            </w:div>
            <w:div w:id="19736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06270">
      <w:bodyDiv w:val="1"/>
      <w:marLeft w:val="0"/>
      <w:marRight w:val="0"/>
      <w:marTop w:val="0"/>
      <w:marBottom w:val="0"/>
      <w:divBdr>
        <w:top w:val="none" w:sz="0" w:space="0" w:color="auto"/>
        <w:left w:val="none" w:sz="0" w:space="0" w:color="auto"/>
        <w:bottom w:val="none" w:sz="0" w:space="0" w:color="auto"/>
        <w:right w:val="none" w:sz="0" w:space="0" w:color="auto"/>
      </w:divBdr>
      <w:divsChild>
        <w:div w:id="811603431">
          <w:marLeft w:val="0"/>
          <w:marRight w:val="0"/>
          <w:marTop w:val="0"/>
          <w:marBottom w:val="0"/>
          <w:divBdr>
            <w:top w:val="none" w:sz="0" w:space="0" w:color="auto"/>
            <w:left w:val="none" w:sz="0" w:space="0" w:color="auto"/>
            <w:bottom w:val="none" w:sz="0" w:space="0" w:color="auto"/>
            <w:right w:val="none" w:sz="0" w:space="0" w:color="auto"/>
          </w:divBdr>
          <w:divsChild>
            <w:div w:id="1968462879">
              <w:marLeft w:val="0"/>
              <w:marRight w:val="0"/>
              <w:marTop w:val="0"/>
              <w:marBottom w:val="0"/>
              <w:divBdr>
                <w:top w:val="none" w:sz="0" w:space="0" w:color="auto"/>
                <w:left w:val="none" w:sz="0" w:space="0" w:color="auto"/>
                <w:bottom w:val="none" w:sz="0" w:space="0" w:color="auto"/>
                <w:right w:val="none" w:sz="0" w:space="0" w:color="auto"/>
              </w:divBdr>
              <w:divsChild>
                <w:div w:id="532688602">
                  <w:marLeft w:val="0"/>
                  <w:marRight w:val="0"/>
                  <w:marTop w:val="0"/>
                  <w:marBottom w:val="0"/>
                  <w:divBdr>
                    <w:top w:val="none" w:sz="0" w:space="0" w:color="auto"/>
                    <w:left w:val="none" w:sz="0" w:space="0" w:color="auto"/>
                    <w:bottom w:val="none" w:sz="0" w:space="0" w:color="auto"/>
                    <w:right w:val="none" w:sz="0" w:space="0" w:color="auto"/>
                  </w:divBdr>
                  <w:divsChild>
                    <w:div w:id="1823571697">
                      <w:marLeft w:val="0"/>
                      <w:marRight w:val="0"/>
                      <w:marTop w:val="0"/>
                      <w:marBottom w:val="0"/>
                      <w:divBdr>
                        <w:top w:val="none" w:sz="0" w:space="0" w:color="auto"/>
                        <w:left w:val="none" w:sz="0" w:space="0" w:color="auto"/>
                        <w:bottom w:val="none" w:sz="0" w:space="0" w:color="auto"/>
                        <w:right w:val="none" w:sz="0" w:space="0" w:color="auto"/>
                      </w:divBdr>
                      <w:divsChild>
                        <w:div w:id="545264350">
                          <w:marLeft w:val="0"/>
                          <w:marRight w:val="0"/>
                          <w:marTop w:val="0"/>
                          <w:marBottom w:val="0"/>
                          <w:divBdr>
                            <w:top w:val="none" w:sz="0" w:space="0" w:color="auto"/>
                            <w:left w:val="none" w:sz="0" w:space="0" w:color="auto"/>
                            <w:bottom w:val="none" w:sz="0" w:space="0" w:color="auto"/>
                            <w:right w:val="none" w:sz="0" w:space="0" w:color="auto"/>
                          </w:divBdr>
                          <w:divsChild>
                            <w:div w:id="998578062">
                              <w:marLeft w:val="0"/>
                              <w:marRight w:val="0"/>
                              <w:marTop w:val="0"/>
                              <w:marBottom w:val="0"/>
                              <w:divBdr>
                                <w:top w:val="none" w:sz="0" w:space="0" w:color="auto"/>
                                <w:left w:val="none" w:sz="0" w:space="0" w:color="auto"/>
                                <w:bottom w:val="none" w:sz="0" w:space="0" w:color="auto"/>
                                <w:right w:val="none" w:sz="0" w:space="0" w:color="auto"/>
                              </w:divBdr>
                              <w:divsChild>
                                <w:div w:id="7574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40752">
                          <w:marLeft w:val="0"/>
                          <w:marRight w:val="0"/>
                          <w:marTop w:val="0"/>
                          <w:marBottom w:val="0"/>
                          <w:divBdr>
                            <w:top w:val="none" w:sz="0" w:space="0" w:color="auto"/>
                            <w:left w:val="none" w:sz="0" w:space="0" w:color="auto"/>
                            <w:bottom w:val="none" w:sz="0" w:space="0" w:color="auto"/>
                            <w:right w:val="none" w:sz="0" w:space="0" w:color="auto"/>
                          </w:divBdr>
                          <w:divsChild>
                            <w:div w:id="629945938">
                              <w:marLeft w:val="0"/>
                              <w:marRight w:val="0"/>
                              <w:marTop w:val="0"/>
                              <w:marBottom w:val="0"/>
                              <w:divBdr>
                                <w:top w:val="none" w:sz="0" w:space="0" w:color="auto"/>
                                <w:left w:val="none" w:sz="0" w:space="0" w:color="auto"/>
                                <w:bottom w:val="none" w:sz="0" w:space="0" w:color="auto"/>
                                <w:right w:val="none" w:sz="0" w:space="0" w:color="auto"/>
                              </w:divBdr>
                              <w:divsChild>
                                <w:div w:id="504052010">
                                  <w:marLeft w:val="0"/>
                                  <w:marRight w:val="0"/>
                                  <w:marTop w:val="0"/>
                                  <w:marBottom w:val="0"/>
                                  <w:divBdr>
                                    <w:top w:val="none" w:sz="0" w:space="0" w:color="auto"/>
                                    <w:left w:val="none" w:sz="0" w:space="0" w:color="auto"/>
                                    <w:bottom w:val="none" w:sz="0" w:space="0" w:color="auto"/>
                                    <w:right w:val="none" w:sz="0" w:space="0" w:color="auto"/>
                                  </w:divBdr>
                                  <w:divsChild>
                                    <w:div w:id="9753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0876531">
      <w:bodyDiv w:val="1"/>
      <w:marLeft w:val="0"/>
      <w:marRight w:val="0"/>
      <w:marTop w:val="0"/>
      <w:marBottom w:val="0"/>
      <w:divBdr>
        <w:top w:val="none" w:sz="0" w:space="0" w:color="auto"/>
        <w:left w:val="none" w:sz="0" w:space="0" w:color="auto"/>
        <w:bottom w:val="none" w:sz="0" w:space="0" w:color="auto"/>
        <w:right w:val="none" w:sz="0" w:space="0" w:color="auto"/>
      </w:divBdr>
    </w:div>
    <w:div w:id="1536960711">
      <w:bodyDiv w:val="1"/>
      <w:marLeft w:val="0"/>
      <w:marRight w:val="0"/>
      <w:marTop w:val="0"/>
      <w:marBottom w:val="0"/>
      <w:divBdr>
        <w:top w:val="none" w:sz="0" w:space="0" w:color="auto"/>
        <w:left w:val="none" w:sz="0" w:space="0" w:color="auto"/>
        <w:bottom w:val="none" w:sz="0" w:space="0" w:color="auto"/>
        <w:right w:val="none" w:sz="0" w:space="0" w:color="auto"/>
      </w:divBdr>
    </w:div>
    <w:div w:id="1569419269">
      <w:bodyDiv w:val="1"/>
      <w:marLeft w:val="0"/>
      <w:marRight w:val="0"/>
      <w:marTop w:val="0"/>
      <w:marBottom w:val="0"/>
      <w:divBdr>
        <w:top w:val="none" w:sz="0" w:space="0" w:color="auto"/>
        <w:left w:val="none" w:sz="0" w:space="0" w:color="auto"/>
        <w:bottom w:val="none" w:sz="0" w:space="0" w:color="auto"/>
        <w:right w:val="none" w:sz="0" w:space="0" w:color="auto"/>
      </w:divBdr>
    </w:div>
    <w:div w:id="1578632616">
      <w:bodyDiv w:val="1"/>
      <w:marLeft w:val="0"/>
      <w:marRight w:val="0"/>
      <w:marTop w:val="0"/>
      <w:marBottom w:val="0"/>
      <w:divBdr>
        <w:top w:val="none" w:sz="0" w:space="0" w:color="auto"/>
        <w:left w:val="none" w:sz="0" w:space="0" w:color="auto"/>
        <w:bottom w:val="none" w:sz="0" w:space="0" w:color="auto"/>
        <w:right w:val="none" w:sz="0" w:space="0" w:color="auto"/>
      </w:divBdr>
      <w:divsChild>
        <w:div w:id="336737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612815">
      <w:bodyDiv w:val="1"/>
      <w:marLeft w:val="0"/>
      <w:marRight w:val="0"/>
      <w:marTop w:val="0"/>
      <w:marBottom w:val="0"/>
      <w:divBdr>
        <w:top w:val="none" w:sz="0" w:space="0" w:color="auto"/>
        <w:left w:val="none" w:sz="0" w:space="0" w:color="auto"/>
        <w:bottom w:val="none" w:sz="0" w:space="0" w:color="auto"/>
        <w:right w:val="none" w:sz="0" w:space="0" w:color="auto"/>
      </w:divBdr>
    </w:div>
    <w:div w:id="1608930900">
      <w:bodyDiv w:val="1"/>
      <w:marLeft w:val="0"/>
      <w:marRight w:val="0"/>
      <w:marTop w:val="0"/>
      <w:marBottom w:val="0"/>
      <w:divBdr>
        <w:top w:val="none" w:sz="0" w:space="0" w:color="auto"/>
        <w:left w:val="none" w:sz="0" w:space="0" w:color="auto"/>
        <w:bottom w:val="none" w:sz="0" w:space="0" w:color="auto"/>
        <w:right w:val="none" w:sz="0" w:space="0" w:color="auto"/>
      </w:divBdr>
    </w:div>
    <w:div w:id="1612660822">
      <w:bodyDiv w:val="1"/>
      <w:marLeft w:val="0"/>
      <w:marRight w:val="0"/>
      <w:marTop w:val="0"/>
      <w:marBottom w:val="0"/>
      <w:divBdr>
        <w:top w:val="none" w:sz="0" w:space="0" w:color="auto"/>
        <w:left w:val="none" w:sz="0" w:space="0" w:color="auto"/>
        <w:bottom w:val="none" w:sz="0" w:space="0" w:color="auto"/>
        <w:right w:val="none" w:sz="0" w:space="0" w:color="auto"/>
      </w:divBdr>
      <w:divsChild>
        <w:div w:id="557741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5600437">
      <w:bodyDiv w:val="1"/>
      <w:marLeft w:val="0"/>
      <w:marRight w:val="0"/>
      <w:marTop w:val="0"/>
      <w:marBottom w:val="0"/>
      <w:divBdr>
        <w:top w:val="none" w:sz="0" w:space="0" w:color="auto"/>
        <w:left w:val="none" w:sz="0" w:space="0" w:color="auto"/>
        <w:bottom w:val="none" w:sz="0" w:space="0" w:color="auto"/>
        <w:right w:val="none" w:sz="0" w:space="0" w:color="auto"/>
      </w:divBdr>
      <w:divsChild>
        <w:div w:id="47263519">
          <w:marLeft w:val="0"/>
          <w:marRight w:val="0"/>
          <w:marTop w:val="0"/>
          <w:marBottom w:val="0"/>
          <w:divBdr>
            <w:top w:val="none" w:sz="0" w:space="0" w:color="auto"/>
            <w:left w:val="none" w:sz="0" w:space="0" w:color="auto"/>
            <w:bottom w:val="none" w:sz="0" w:space="0" w:color="auto"/>
            <w:right w:val="none" w:sz="0" w:space="0" w:color="auto"/>
          </w:divBdr>
          <w:divsChild>
            <w:div w:id="104689966">
              <w:marLeft w:val="0"/>
              <w:marRight w:val="0"/>
              <w:marTop w:val="0"/>
              <w:marBottom w:val="0"/>
              <w:divBdr>
                <w:top w:val="none" w:sz="0" w:space="0" w:color="auto"/>
                <w:left w:val="none" w:sz="0" w:space="0" w:color="auto"/>
                <w:bottom w:val="none" w:sz="0" w:space="0" w:color="auto"/>
                <w:right w:val="none" w:sz="0" w:space="0" w:color="auto"/>
              </w:divBdr>
            </w:div>
            <w:div w:id="158618033">
              <w:marLeft w:val="0"/>
              <w:marRight w:val="0"/>
              <w:marTop w:val="0"/>
              <w:marBottom w:val="0"/>
              <w:divBdr>
                <w:top w:val="none" w:sz="0" w:space="0" w:color="auto"/>
                <w:left w:val="none" w:sz="0" w:space="0" w:color="auto"/>
                <w:bottom w:val="none" w:sz="0" w:space="0" w:color="auto"/>
                <w:right w:val="none" w:sz="0" w:space="0" w:color="auto"/>
              </w:divBdr>
            </w:div>
            <w:div w:id="424233306">
              <w:marLeft w:val="0"/>
              <w:marRight w:val="0"/>
              <w:marTop w:val="0"/>
              <w:marBottom w:val="0"/>
              <w:divBdr>
                <w:top w:val="none" w:sz="0" w:space="0" w:color="auto"/>
                <w:left w:val="none" w:sz="0" w:space="0" w:color="auto"/>
                <w:bottom w:val="none" w:sz="0" w:space="0" w:color="auto"/>
                <w:right w:val="none" w:sz="0" w:space="0" w:color="auto"/>
              </w:divBdr>
            </w:div>
            <w:div w:id="474178642">
              <w:marLeft w:val="0"/>
              <w:marRight w:val="0"/>
              <w:marTop w:val="0"/>
              <w:marBottom w:val="0"/>
              <w:divBdr>
                <w:top w:val="none" w:sz="0" w:space="0" w:color="auto"/>
                <w:left w:val="none" w:sz="0" w:space="0" w:color="auto"/>
                <w:bottom w:val="none" w:sz="0" w:space="0" w:color="auto"/>
                <w:right w:val="none" w:sz="0" w:space="0" w:color="auto"/>
              </w:divBdr>
            </w:div>
            <w:div w:id="964966586">
              <w:marLeft w:val="0"/>
              <w:marRight w:val="0"/>
              <w:marTop w:val="0"/>
              <w:marBottom w:val="0"/>
              <w:divBdr>
                <w:top w:val="none" w:sz="0" w:space="0" w:color="auto"/>
                <w:left w:val="none" w:sz="0" w:space="0" w:color="auto"/>
                <w:bottom w:val="none" w:sz="0" w:space="0" w:color="auto"/>
                <w:right w:val="none" w:sz="0" w:space="0" w:color="auto"/>
              </w:divBdr>
            </w:div>
            <w:div w:id="1186868279">
              <w:marLeft w:val="0"/>
              <w:marRight w:val="0"/>
              <w:marTop w:val="0"/>
              <w:marBottom w:val="0"/>
              <w:divBdr>
                <w:top w:val="none" w:sz="0" w:space="0" w:color="auto"/>
                <w:left w:val="none" w:sz="0" w:space="0" w:color="auto"/>
                <w:bottom w:val="none" w:sz="0" w:space="0" w:color="auto"/>
                <w:right w:val="none" w:sz="0" w:space="0" w:color="auto"/>
              </w:divBdr>
            </w:div>
            <w:div w:id="1285237030">
              <w:marLeft w:val="0"/>
              <w:marRight w:val="0"/>
              <w:marTop w:val="0"/>
              <w:marBottom w:val="0"/>
              <w:divBdr>
                <w:top w:val="none" w:sz="0" w:space="0" w:color="auto"/>
                <w:left w:val="none" w:sz="0" w:space="0" w:color="auto"/>
                <w:bottom w:val="none" w:sz="0" w:space="0" w:color="auto"/>
                <w:right w:val="none" w:sz="0" w:space="0" w:color="auto"/>
              </w:divBdr>
            </w:div>
            <w:div w:id="1304429672">
              <w:marLeft w:val="0"/>
              <w:marRight w:val="0"/>
              <w:marTop w:val="0"/>
              <w:marBottom w:val="0"/>
              <w:divBdr>
                <w:top w:val="none" w:sz="0" w:space="0" w:color="auto"/>
                <w:left w:val="none" w:sz="0" w:space="0" w:color="auto"/>
                <w:bottom w:val="none" w:sz="0" w:space="0" w:color="auto"/>
                <w:right w:val="none" w:sz="0" w:space="0" w:color="auto"/>
              </w:divBdr>
            </w:div>
            <w:div w:id="1378047407">
              <w:marLeft w:val="0"/>
              <w:marRight w:val="0"/>
              <w:marTop w:val="0"/>
              <w:marBottom w:val="0"/>
              <w:divBdr>
                <w:top w:val="none" w:sz="0" w:space="0" w:color="auto"/>
                <w:left w:val="none" w:sz="0" w:space="0" w:color="auto"/>
                <w:bottom w:val="none" w:sz="0" w:space="0" w:color="auto"/>
                <w:right w:val="none" w:sz="0" w:space="0" w:color="auto"/>
              </w:divBdr>
            </w:div>
            <w:div w:id="16041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4493">
      <w:bodyDiv w:val="1"/>
      <w:marLeft w:val="0"/>
      <w:marRight w:val="0"/>
      <w:marTop w:val="0"/>
      <w:marBottom w:val="0"/>
      <w:divBdr>
        <w:top w:val="none" w:sz="0" w:space="0" w:color="auto"/>
        <w:left w:val="none" w:sz="0" w:space="0" w:color="auto"/>
        <w:bottom w:val="none" w:sz="0" w:space="0" w:color="auto"/>
        <w:right w:val="none" w:sz="0" w:space="0" w:color="auto"/>
      </w:divBdr>
    </w:div>
    <w:div w:id="1669285394">
      <w:bodyDiv w:val="1"/>
      <w:marLeft w:val="0"/>
      <w:marRight w:val="0"/>
      <w:marTop w:val="0"/>
      <w:marBottom w:val="0"/>
      <w:divBdr>
        <w:top w:val="none" w:sz="0" w:space="0" w:color="auto"/>
        <w:left w:val="none" w:sz="0" w:space="0" w:color="auto"/>
        <w:bottom w:val="none" w:sz="0" w:space="0" w:color="auto"/>
        <w:right w:val="none" w:sz="0" w:space="0" w:color="auto"/>
      </w:divBdr>
    </w:div>
    <w:div w:id="1688173129">
      <w:bodyDiv w:val="1"/>
      <w:marLeft w:val="0"/>
      <w:marRight w:val="0"/>
      <w:marTop w:val="0"/>
      <w:marBottom w:val="0"/>
      <w:divBdr>
        <w:top w:val="none" w:sz="0" w:space="0" w:color="auto"/>
        <w:left w:val="none" w:sz="0" w:space="0" w:color="auto"/>
        <w:bottom w:val="none" w:sz="0" w:space="0" w:color="auto"/>
        <w:right w:val="none" w:sz="0" w:space="0" w:color="auto"/>
      </w:divBdr>
      <w:divsChild>
        <w:div w:id="1658994578">
          <w:marLeft w:val="0"/>
          <w:marRight w:val="0"/>
          <w:marTop w:val="0"/>
          <w:marBottom w:val="0"/>
          <w:divBdr>
            <w:top w:val="none" w:sz="0" w:space="0" w:color="auto"/>
            <w:left w:val="none" w:sz="0" w:space="0" w:color="auto"/>
            <w:bottom w:val="none" w:sz="0" w:space="0" w:color="auto"/>
            <w:right w:val="none" w:sz="0" w:space="0" w:color="auto"/>
          </w:divBdr>
          <w:divsChild>
            <w:div w:id="1803183447">
              <w:marLeft w:val="0"/>
              <w:marRight w:val="0"/>
              <w:marTop w:val="0"/>
              <w:marBottom w:val="0"/>
              <w:divBdr>
                <w:top w:val="none" w:sz="0" w:space="0" w:color="auto"/>
                <w:left w:val="none" w:sz="0" w:space="0" w:color="auto"/>
                <w:bottom w:val="none" w:sz="0" w:space="0" w:color="auto"/>
                <w:right w:val="none" w:sz="0" w:space="0" w:color="auto"/>
              </w:divBdr>
              <w:divsChild>
                <w:div w:id="150609291">
                  <w:marLeft w:val="0"/>
                  <w:marRight w:val="0"/>
                  <w:marTop w:val="0"/>
                  <w:marBottom w:val="0"/>
                  <w:divBdr>
                    <w:top w:val="none" w:sz="0" w:space="0" w:color="auto"/>
                    <w:left w:val="none" w:sz="0" w:space="0" w:color="auto"/>
                    <w:bottom w:val="none" w:sz="0" w:space="0" w:color="auto"/>
                    <w:right w:val="none" w:sz="0" w:space="0" w:color="auto"/>
                  </w:divBdr>
                  <w:divsChild>
                    <w:div w:id="372538180">
                      <w:marLeft w:val="0"/>
                      <w:marRight w:val="0"/>
                      <w:marTop w:val="0"/>
                      <w:marBottom w:val="0"/>
                      <w:divBdr>
                        <w:top w:val="none" w:sz="0" w:space="0" w:color="auto"/>
                        <w:left w:val="none" w:sz="0" w:space="0" w:color="auto"/>
                        <w:bottom w:val="none" w:sz="0" w:space="0" w:color="auto"/>
                        <w:right w:val="none" w:sz="0" w:space="0" w:color="auto"/>
                      </w:divBdr>
                      <w:divsChild>
                        <w:div w:id="1051419325">
                          <w:marLeft w:val="0"/>
                          <w:marRight w:val="0"/>
                          <w:marTop w:val="0"/>
                          <w:marBottom w:val="0"/>
                          <w:divBdr>
                            <w:top w:val="none" w:sz="0" w:space="0" w:color="auto"/>
                            <w:left w:val="none" w:sz="0" w:space="0" w:color="auto"/>
                            <w:bottom w:val="none" w:sz="0" w:space="0" w:color="auto"/>
                            <w:right w:val="none" w:sz="0" w:space="0" w:color="auto"/>
                          </w:divBdr>
                          <w:divsChild>
                            <w:div w:id="365057902">
                              <w:marLeft w:val="0"/>
                              <w:marRight w:val="0"/>
                              <w:marTop w:val="0"/>
                              <w:marBottom w:val="0"/>
                              <w:divBdr>
                                <w:top w:val="none" w:sz="0" w:space="0" w:color="auto"/>
                                <w:left w:val="none" w:sz="0" w:space="0" w:color="auto"/>
                                <w:bottom w:val="none" w:sz="0" w:space="0" w:color="auto"/>
                                <w:right w:val="none" w:sz="0" w:space="0" w:color="auto"/>
                              </w:divBdr>
                              <w:divsChild>
                                <w:div w:id="433406014">
                                  <w:marLeft w:val="0"/>
                                  <w:marRight w:val="0"/>
                                  <w:marTop w:val="0"/>
                                  <w:marBottom w:val="0"/>
                                  <w:divBdr>
                                    <w:top w:val="none" w:sz="0" w:space="0" w:color="auto"/>
                                    <w:left w:val="none" w:sz="0" w:space="0" w:color="auto"/>
                                    <w:bottom w:val="none" w:sz="0" w:space="0" w:color="auto"/>
                                    <w:right w:val="none" w:sz="0" w:space="0" w:color="auto"/>
                                  </w:divBdr>
                                  <w:divsChild>
                                    <w:div w:id="266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8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802376">
      <w:bodyDiv w:val="1"/>
      <w:marLeft w:val="0"/>
      <w:marRight w:val="0"/>
      <w:marTop w:val="0"/>
      <w:marBottom w:val="0"/>
      <w:divBdr>
        <w:top w:val="none" w:sz="0" w:space="0" w:color="auto"/>
        <w:left w:val="none" w:sz="0" w:space="0" w:color="auto"/>
        <w:bottom w:val="none" w:sz="0" w:space="0" w:color="auto"/>
        <w:right w:val="none" w:sz="0" w:space="0" w:color="auto"/>
      </w:divBdr>
    </w:div>
    <w:div w:id="1745377743">
      <w:bodyDiv w:val="1"/>
      <w:marLeft w:val="0"/>
      <w:marRight w:val="0"/>
      <w:marTop w:val="0"/>
      <w:marBottom w:val="0"/>
      <w:divBdr>
        <w:top w:val="none" w:sz="0" w:space="0" w:color="auto"/>
        <w:left w:val="none" w:sz="0" w:space="0" w:color="auto"/>
        <w:bottom w:val="none" w:sz="0" w:space="0" w:color="auto"/>
        <w:right w:val="none" w:sz="0" w:space="0" w:color="auto"/>
      </w:divBdr>
      <w:divsChild>
        <w:div w:id="291793723">
          <w:marLeft w:val="0"/>
          <w:marRight w:val="0"/>
          <w:marTop w:val="0"/>
          <w:marBottom w:val="0"/>
          <w:divBdr>
            <w:top w:val="none" w:sz="0" w:space="0" w:color="auto"/>
            <w:left w:val="none" w:sz="0" w:space="0" w:color="auto"/>
            <w:bottom w:val="none" w:sz="0" w:space="0" w:color="auto"/>
            <w:right w:val="none" w:sz="0" w:space="0" w:color="auto"/>
          </w:divBdr>
        </w:div>
      </w:divsChild>
    </w:div>
    <w:div w:id="1750686950">
      <w:bodyDiv w:val="1"/>
      <w:marLeft w:val="0"/>
      <w:marRight w:val="0"/>
      <w:marTop w:val="0"/>
      <w:marBottom w:val="0"/>
      <w:divBdr>
        <w:top w:val="none" w:sz="0" w:space="0" w:color="auto"/>
        <w:left w:val="none" w:sz="0" w:space="0" w:color="auto"/>
        <w:bottom w:val="none" w:sz="0" w:space="0" w:color="auto"/>
        <w:right w:val="none" w:sz="0" w:space="0" w:color="auto"/>
      </w:divBdr>
    </w:div>
    <w:div w:id="1752850317">
      <w:bodyDiv w:val="1"/>
      <w:marLeft w:val="0"/>
      <w:marRight w:val="0"/>
      <w:marTop w:val="0"/>
      <w:marBottom w:val="0"/>
      <w:divBdr>
        <w:top w:val="none" w:sz="0" w:space="0" w:color="auto"/>
        <w:left w:val="none" w:sz="0" w:space="0" w:color="auto"/>
        <w:bottom w:val="none" w:sz="0" w:space="0" w:color="auto"/>
        <w:right w:val="none" w:sz="0" w:space="0" w:color="auto"/>
      </w:divBdr>
    </w:div>
    <w:div w:id="1774747019">
      <w:bodyDiv w:val="1"/>
      <w:marLeft w:val="0"/>
      <w:marRight w:val="0"/>
      <w:marTop w:val="0"/>
      <w:marBottom w:val="0"/>
      <w:divBdr>
        <w:top w:val="none" w:sz="0" w:space="0" w:color="auto"/>
        <w:left w:val="none" w:sz="0" w:space="0" w:color="auto"/>
        <w:bottom w:val="none" w:sz="0" w:space="0" w:color="auto"/>
        <w:right w:val="none" w:sz="0" w:space="0" w:color="auto"/>
      </w:divBdr>
    </w:div>
    <w:div w:id="1799831906">
      <w:bodyDiv w:val="1"/>
      <w:marLeft w:val="0"/>
      <w:marRight w:val="0"/>
      <w:marTop w:val="0"/>
      <w:marBottom w:val="0"/>
      <w:divBdr>
        <w:top w:val="none" w:sz="0" w:space="0" w:color="auto"/>
        <w:left w:val="none" w:sz="0" w:space="0" w:color="auto"/>
        <w:bottom w:val="none" w:sz="0" w:space="0" w:color="auto"/>
        <w:right w:val="none" w:sz="0" w:space="0" w:color="auto"/>
      </w:divBdr>
    </w:div>
    <w:div w:id="1803964325">
      <w:bodyDiv w:val="1"/>
      <w:marLeft w:val="0"/>
      <w:marRight w:val="0"/>
      <w:marTop w:val="0"/>
      <w:marBottom w:val="0"/>
      <w:divBdr>
        <w:top w:val="none" w:sz="0" w:space="0" w:color="auto"/>
        <w:left w:val="none" w:sz="0" w:space="0" w:color="auto"/>
        <w:bottom w:val="none" w:sz="0" w:space="0" w:color="auto"/>
        <w:right w:val="none" w:sz="0" w:space="0" w:color="auto"/>
      </w:divBdr>
    </w:div>
    <w:div w:id="1805467940">
      <w:bodyDiv w:val="1"/>
      <w:marLeft w:val="0"/>
      <w:marRight w:val="0"/>
      <w:marTop w:val="0"/>
      <w:marBottom w:val="0"/>
      <w:divBdr>
        <w:top w:val="none" w:sz="0" w:space="0" w:color="auto"/>
        <w:left w:val="none" w:sz="0" w:space="0" w:color="auto"/>
        <w:bottom w:val="none" w:sz="0" w:space="0" w:color="auto"/>
        <w:right w:val="none" w:sz="0" w:space="0" w:color="auto"/>
      </w:divBdr>
    </w:div>
    <w:div w:id="1813864601">
      <w:bodyDiv w:val="1"/>
      <w:marLeft w:val="0"/>
      <w:marRight w:val="0"/>
      <w:marTop w:val="0"/>
      <w:marBottom w:val="0"/>
      <w:divBdr>
        <w:top w:val="none" w:sz="0" w:space="0" w:color="auto"/>
        <w:left w:val="none" w:sz="0" w:space="0" w:color="auto"/>
        <w:bottom w:val="none" w:sz="0" w:space="0" w:color="auto"/>
        <w:right w:val="none" w:sz="0" w:space="0" w:color="auto"/>
      </w:divBdr>
      <w:divsChild>
        <w:div w:id="1577545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496648">
      <w:bodyDiv w:val="1"/>
      <w:marLeft w:val="0"/>
      <w:marRight w:val="0"/>
      <w:marTop w:val="0"/>
      <w:marBottom w:val="0"/>
      <w:divBdr>
        <w:top w:val="none" w:sz="0" w:space="0" w:color="auto"/>
        <w:left w:val="none" w:sz="0" w:space="0" w:color="auto"/>
        <w:bottom w:val="none" w:sz="0" w:space="0" w:color="auto"/>
        <w:right w:val="none" w:sz="0" w:space="0" w:color="auto"/>
      </w:divBdr>
    </w:div>
    <w:div w:id="1826779421">
      <w:bodyDiv w:val="1"/>
      <w:marLeft w:val="0"/>
      <w:marRight w:val="0"/>
      <w:marTop w:val="0"/>
      <w:marBottom w:val="0"/>
      <w:divBdr>
        <w:top w:val="none" w:sz="0" w:space="0" w:color="auto"/>
        <w:left w:val="none" w:sz="0" w:space="0" w:color="auto"/>
        <w:bottom w:val="none" w:sz="0" w:space="0" w:color="auto"/>
        <w:right w:val="none" w:sz="0" w:space="0" w:color="auto"/>
      </w:divBdr>
    </w:div>
    <w:div w:id="1831368098">
      <w:bodyDiv w:val="1"/>
      <w:marLeft w:val="0"/>
      <w:marRight w:val="0"/>
      <w:marTop w:val="0"/>
      <w:marBottom w:val="0"/>
      <w:divBdr>
        <w:top w:val="none" w:sz="0" w:space="0" w:color="auto"/>
        <w:left w:val="none" w:sz="0" w:space="0" w:color="auto"/>
        <w:bottom w:val="none" w:sz="0" w:space="0" w:color="auto"/>
        <w:right w:val="none" w:sz="0" w:space="0" w:color="auto"/>
      </w:divBdr>
    </w:div>
    <w:div w:id="1836141764">
      <w:bodyDiv w:val="1"/>
      <w:marLeft w:val="0"/>
      <w:marRight w:val="0"/>
      <w:marTop w:val="0"/>
      <w:marBottom w:val="0"/>
      <w:divBdr>
        <w:top w:val="none" w:sz="0" w:space="0" w:color="auto"/>
        <w:left w:val="none" w:sz="0" w:space="0" w:color="auto"/>
        <w:bottom w:val="none" w:sz="0" w:space="0" w:color="auto"/>
        <w:right w:val="none" w:sz="0" w:space="0" w:color="auto"/>
      </w:divBdr>
    </w:div>
    <w:div w:id="1839731201">
      <w:bodyDiv w:val="1"/>
      <w:marLeft w:val="0"/>
      <w:marRight w:val="0"/>
      <w:marTop w:val="0"/>
      <w:marBottom w:val="0"/>
      <w:divBdr>
        <w:top w:val="none" w:sz="0" w:space="0" w:color="auto"/>
        <w:left w:val="none" w:sz="0" w:space="0" w:color="auto"/>
        <w:bottom w:val="none" w:sz="0" w:space="0" w:color="auto"/>
        <w:right w:val="none" w:sz="0" w:space="0" w:color="auto"/>
      </w:divBdr>
    </w:div>
    <w:div w:id="1844935250">
      <w:bodyDiv w:val="1"/>
      <w:marLeft w:val="0"/>
      <w:marRight w:val="0"/>
      <w:marTop w:val="0"/>
      <w:marBottom w:val="0"/>
      <w:divBdr>
        <w:top w:val="none" w:sz="0" w:space="0" w:color="auto"/>
        <w:left w:val="none" w:sz="0" w:space="0" w:color="auto"/>
        <w:bottom w:val="none" w:sz="0" w:space="0" w:color="auto"/>
        <w:right w:val="none" w:sz="0" w:space="0" w:color="auto"/>
      </w:divBdr>
    </w:div>
    <w:div w:id="1850631565">
      <w:bodyDiv w:val="1"/>
      <w:marLeft w:val="0"/>
      <w:marRight w:val="0"/>
      <w:marTop w:val="0"/>
      <w:marBottom w:val="0"/>
      <w:divBdr>
        <w:top w:val="none" w:sz="0" w:space="0" w:color="auto"/>
        <w:left w:val="none" w:sz="0" w:space="0" w:color="auto"/>
        <w:bottom w:val="none" w:sz="0" w:space="0" w:color="auto"/>
        <w:right w:val="none" w:sz="0" w:space="0" w:color="auto"/>
      </w:divBdr>
    </w:div>
    <w:div w:id="1859810739">
      <w:bodyDiv w:val="1"/>
      <w:marLeft w:val="0"/>
      <w:marRight w:val="0"/>
      <w:marTop w:val="0"/>
      <w:marBottom w:val="0"/>
      <w:divBdr>
        <w:top w:val="none" w:sz="0" w:space="0" w:color="auto"/>
        <w:left w:val="none" w:sz="0" w:space="0" w:color="auto"/>
        <w:bottom w:val="none" w:sz="0" w:space="0" w:color="auto"/>
        <w:right w:val="none" w:sz="0" w:space="0" w:color="auto"/>
      </w:divBdr>
    </w:div>
    <w:div w:id="1872498124">
      <w:bodyDiv w:val="1"/>
      <w:marLeft w:val="0"/>
      <w:marRight w:val="0"/>
      <w:marTop w:val="0"/>
      <w:marBottom w:val="0"/>
      <w:divBdr>
        <w:top w:val="none" w:sz="0" w:space="0" w:color="auto"/>
        <w:left w:val="none" w:sz="0" w:space="0" w:color="auto"/>
        <w:bottom w:val="none" w:sz="0" w:space="0" w:color="auto"/>
        <w:right w:val="none" w:sz="0" w:space="0" w:color="auto"/>
      </w:divBdr>
    </w:div>
    <w:div w:id="1874657967">
      <w:bodyDiv w:val="1"/>
      <w:marLeft w:val="0"/>
      <w:marRight w:val="0"/>
      <w:marTop w:val="0"/>
      <w:marBottom w:val="0"/>
      <w:divBdr>
        <w:top w:val="none" w:sz="0" w:space="0" w:color="auto"/>
        <w:left w:val="none" w:sz="0" w:space="0" w:color="auto"/>
        <w:bottom w:val="none" w:sz="0" w:space="0" w:color="auto"/>
        <w:right w:val="none" w:sz="0" w:space="0" w:color="auto"/>
      </w:divBdr>
    </w:div>
    <w:div w:id="1879127051">
      <w:bodyDiv w:val="1"/>
      <w:marLeft w:val="0"/>
      <w:marRight w:val="0"/>
      <w:marTop w:val="0"/>
      <w:marBottom w:val="0"/>
      <w:divBdr>
        <w:top w:val="none" w:sz="0" w:space="0" w:color="auto"/>
        <w:left w:val="none" w:sz="0" w:space="0" w:color="auto"/>
        <w:bottom w:val="none" w:sz="0" w:space="0" w:color="auto"/>
        <w:right w:val="none" w:sz="0" w:space="0" w:color="auto"/>
      </w:divBdr>
    </w:div>
    <w:div w:id="1892689795">
      <w:bodyDiv w:val="1"/>
      <w:marLeft w:val="0"/>
      <w:marRight w:val="0"/>
      <w:marTop w:val="0"/>
      <w:marBottom w:val="0"/>
      <w:divBdr>
        <w:top w:val="none" w:sz="0" w:space="0" w:color="auto"/>
        <w:left w:val="none" w:sz="0" w:space="0" w:color="auto"/>
        <w:bottom w:val="none" w:sz="0" w:space="0" w:color="auto"/>
        <w:right w:val="none" w:sz="0" w:space="0" w:color="auto"/>
      </w:divBdr>
    </w:div>
    <w:div w:id="1899779362">
      <w:bodyDiv w:val="1"/>
      <w:marLeft w:val="0"/>
      <w:marRight w:val="0"/>
      <w:marTop w:val="0"/>
      <w:marBottom w:val="0"/>
      <w:divBdr>
        <w:top w:val="none" w:sz="0" w:space="0" w:color="auto"/>
        <w:left w:val="none" w:sz="0" w:space="0" w:color="auto"/>
        <w:bottom w:val="none" w:sz="0" w:space="0" w:color="auto"/>
        <w:right w:val="none" w:sz="0" w:space="0" w:color="auto"/>
      </w:divBdr>
    </w:div>
    <w:div w:id="1901481724">
      <w:bodyDiv w:val="1"/>
      <w:marLeft w:val="0"/>
      <w:marRight w:val="0"/>
      <w:marTop w:val="0"/>
      <w:marBottom w:val="0"/>
      <w:divBdr>
        <w:top w:val="none" w:sz="0" w:space="0" w:color="auto"/>
        <w:left w:val="none" w:sz="0" w:space="0" w:color="auto"/>
        <w:bottom w:val="none" w:sz="0" w:space="0" w:color="auto"/>
        <w:right w:val="none" w:sz="0" w:space="0" w:color="auto"/>
      </w:divBdr>
    </w:div>
    <w:div w:id="1924532541">
      <w:bodyDiv w:val="1"/>
      <w:marLeft w:val="0"/>
      <w:marRight w:val="0"/>
      <w:marTop w:val="0"/>
      <w:marBottom w:val="0"/>
      <w:divBdr>
        <w:top w:val="none" w:sz="0" w:space="0" w:color="auto"/>
        <w:left w:val="none" w:sz="0" w:space="0" w:color="auto"/>
        <w:bottom w:val="none" w:sz="0" w:space="0" w:color="auto"/>
        <w:right w:val="none" w:sz="0" w:space="0" w:color="auto"/>
      </w:divBdr>
    </w:div>
    <w:div w:id="1925647867">
      <w:bodyDiv w:val="1"/>
      <w:marLeft w:val="0"/>
      <w:marRight w:val="0"/>
      <w:marTop w:val="0"/>
      <w:marBottom w:val="0"/>
      <w:divBdr>
        <w:top w:val="none" w:sz="0" w:space="0" w:color="auto"/>
        <w:left w:val="none" w:sz="0" w:space="0" w:color="auto"/>
        <w:bottom w:val="none" w:sz="0" w:space="0" w:color="auto"/>
        <w:right w:val="none" w:sz="0" w:space="0" w:color="auto"/>
      </w:divBdr>
    </w:div>
    <w:div w:id="1946376764">
      <w:bodyDiv w:val="1"/>
      <w:marLeft w:val="0"/>
      <w:marRight w:val="0"/>
      <w:marTop w:val="0"/>
      <w:marBottom w:val="0"/>
      <w:divBdr>
        <w:top w:val="none" w:sz="0" w:space="0" w:color="auto"/>
        <w:left w:val="none" w:sz="0" w:space="0" w:color="auto"/>
        <w:bottom w:val="none" w:sz="0" w:space="0" w:color="auto"/>
        <w:right w:val="none" w:sz="0" w:space="0" w:color="auto"/>
      </w:divBdr>
      <w:divsChild>
        <w:div w:id="1543251760">
          <w:marLeft w:val="0"/>
          <w:marRight w:val="0"/>
          <w:marTop w:val="0"/>
          <w:marBottom w:val="0"/>
          <w:divBdr>
            <w:top w:val="none" w:sz="0" w:space="0" w:color="auto"/>
            <w:left w:val="none" w:sz="0" w:space="0" w:color="auto"/>
            <w:bottom w:val="none" w:sz="0" w:space="0" w:color="auto"/>
            <w:right w:val="none" w:sz="0" w:space="0" w:color="auto"/>
          </w:divBdr>
          <w:divsChild>
            <w:div w:id="107118251">
              <w:marLeft w:val="0"/>
              <w:marRight w:val="0"/>
              <w:marTop w:val="0"/>
              <w:marBottom w:val="0"/>
              <w:divBdr>
                <w:top w:val="none" w:sz="0" w:space="0" w:color="auto"/>
                <w:left w:val="none" w:sz="0" w:space="0" w:color="auto"/>
                <w:bottom w:val="none" w:sz="0" w:space="0" w:color="auto"/>
                <w:right w:val="none" w:sz="0" w:space="0" w:color="auto"/>
              </w:divBdr>
            </w:div>
            <w:div w:id="166529524">
              <w:marLeft w:val="0"/>
              <w:marRight w:val="0"/>
              <w:marTop w:val="0"/>
              <w:marBottom w:val="0"/>
              <w:divBdr>
                <w:top w:val="none" w:sz="0" w:space="0" w:color="auto"/>
                <w:left w:val="none" w:sz="0" w:space="0" w:color="auto"/>
                <w:bottom w:val="none" w:sz="0" w:space="0" w:color="auto"/>
                <w:right w:val="none" w:sz="0" w:space="0" w:color="auto"/>
              </w:divBdr>
            </w:div>
            <w:div w:id="260653169">
              <w:marLeft w:val="0"/>
              <w:marRight w:val="0"/>
              <w:marTop w:val="0"/>
              <w:marBottom w:val="0"/>
              <w:divBdr>
                <w:top w:val="none" w:sz="0" w:space="0" w:color="auto"/>
                <w:left w:val="none" w:sz="0" w:space="0" w:color="auto"/>
                <w:bottom w:val="none" w:sz="0" w:space="0" w:color="auto"/>
                <w:right w:val="none" w:sz="0" w:space="0" w:color="auto"/>
              </w:divBdr>
            </w:div>
            <w:div w:id="293147662">
              <w:marLeft w:val="0"/>
              <w:marRight w:val="0"/>
              <w:marTop w:val="0"/>
              <w:marBottom w:val="0"/>
              <w:divBdr>
                <w:top w:val="none" w:sz="0" w:space="0" w:color="auto"/>
                <w:left w:val="none" w:sz="0" w:space="0" w:color="auto"/>
                <w:bottom w:val="none" w:sz="0" w:space="0" w:color="auto"/>
                <w:right w:val="none" w:sz="0" w:space="0" w:color="auto"/>
              </w:divBdr>
            </w:div>
            <w:div w:id="328679847">
              <w:marLeft w:val="0"/>
              <w:marRight w:val="0"/>
              <w:marTop w:val="0"/>
              <w:marBottom w:val="0"/>
              <w:divBdr>
                <w:top w:val="none" w:sz="0" w:space="0" w:color="auto"/>
                <w:left w:val="none" w:sz="0" w:space="0" w:color="auto"/>
                <w:bottom w:val="none" w:sz="0" w:space="0" w:color="auto"/>
                <w:right w:val="none" w:sz="0" w:space="0" w:color="auto"/>
              </w:divBdr>
            </w:div>
            <w:div w:id="472791830">
              <w:marLeft w:val="0"/>
              <w:marRight w:val="0"/>
              <w:marTop w:val="0"/>
              <w:marBottom w:val="0"/>
              <w:divBdr>
                <w:top w:val="none" w:sz="0" w:space="0" w:color="auto"/>
                <w:left w:val="none" w:sz="0" w:space="0" w:color="auto"/>
                <w:bottom w:val="none" w:sz="0" w:space="0" w:color="auto"/>
                <w:right w:val="none" w:sz="0" w:space="0" w:color="auto"/>
              </w:divBdr>
            </w:div>
            <w:div w:id="632831487">
              <w:marLeft w:val="0"/>
              <w:marRight w:val="0"/>
              <w:marTop w:val="0"/>
              <w:marBottom w:val="0"/>
              <w:divBdr>
                <w:top w:val="none" w:sz="0" w:space="0" w:color="auto"/>
                <w:left w:val="none" w:sz="0" w:space="0" w:color="auto"/>
                <w:bottom w:val="none" w:sz="0" w:space="0" w:color="auto"/>
                <w:right w:val="none" w:sz="0" w:space="0" w:color="auto"/>
              </w:divBdr>
            </w:div>
            <w:div w:id="738213382">
              <w:marLeft w:val="0"/>
              <w:marRight w:val="0"/>
              <w:marTop w:val="0"/>
              <w:marBottom w:val="0"/>
              <w:divBdr>
                <w:top w:val="none" w:sz="0" w:space="0" w:color="auto"/>
                <w:left w:val="none" w:sz="0" w:space="0" w:color="auto"/>
                <w:bottom w:val="none" w:sz="0" w:space="0" w:color="auto"/>
                <w:right w:val="none" w:sz="0" w:space="0" w:color="auto"/>
              </w:divBdr>
            </w:div>
            <w:div w:id="926966427">
              <w:marLeft w:val="0"/>
              <w:marRight w:val="0"/>
              <w:marTop w:val="0"/>
              <w:marBottom w:val="0"/>
              <w:divBdr>
                <w:top w:val="none" w:sz="0" w:space="0" w:color="auto"/>
                <w:left w:val="none" w:sz="0" w:space="0" w:color="auto"/>
                <w:bottom w:val="none" w:sz="0" w:space="0" w:color="auto"/>
                <w:right w:val="none" w:sz="0" w:space="0" w:color="auto"/>
              </w:divBdr>
            </w:div>
            <w:div w:id="1143546511">
              <w:marLeft w:val="0"/>
              <w:marRight w:val="0"/>
              <w:marTop w:val="0"/>
              <w:marBottom w:val="0"/>
              <w:divBdr>
                <w:top w:val="none" w:sz="0" w:space="0" w:color="auto"/>
                <w:left w:val="none" w:sz="0" w:space="0" w:color="auto"/>
                <w:bottom w:val="none" w:sz="0" w:space="0" w:color="auto"/>
                <w:right w:val="none" w:sz="0" w:space="0" w:color="auto"/>
              </w:divBdr>
            </w:div>
            <w:div w:id="1335231721">
              <w:marLeft w:val="0"/>
              <w:marRight w:val="0"/>
              <w:marTop w:val="0"/>
              <w:marBottom w:val="0"/>
              <w:divBdr>
                <w:top w:val="none" w:sz="0" w:space="0" w:color="auto"/>
                <w:left w:val="none" w:sz="0" w:space="0" w:color="auto"/>
                <w:bottom w:val="none" w:sz="0" w:space="0" w:color="auto"/>
                <w:right w:val="none" w:sz="0" w:space="0" w:color="auto"/>
              </w:divBdr>
            </w:div>
            <w:div w:id="1596403348">
              <w:marLeft w:val="0"/>
              <w:marRight w:val="0"/>
              <w:marTop w:val="0"/>
              <w:marBottom w:val="0"/>
              <w:divBdr>
                <w:top w:val="none" w:sz="0" w:space="0" w:color="auto"/>
                <w:left w:val="none" w:sz="0" w:space="0" w:color="auto"/>
                <w:bottom w:val="none" w:sz="0" w:space="0" w:color="auto"/>
                <w:right w:val="none" w:sz="0" w:space="0" w:color="auto"/>
              </w:divBdr>
            </w:div>
            <w:div w:id="1618298215">
              <w:marLeft w:val="0"/>
              <w:marRight w:val="0"/>
              <w:marTop w:val="0"/>
              <w:marBottom w:val="0"/>
              <w:divBdr>
                <w:top w:val="none" w:sz="0" w:space="0" w:color="auto"/>
                <w:left w:val="none" w:sz="0" w:space="0" w:color="auto"/>
                <w:bottom w:val="none" w:sz="0" w:space="0" w:color="auto"/>
                <w:right w:val="none" w:sz="0" w:space="0" w:color="auto"/>
              </w:divBdr>
            </w:div>
            <w:div w:id="1915970530">
              <w:marLeft w:val="0"/>
              <w:marRight w:val="0"/>
              <w:marTop w:val="0"/>
              <w:marBottom w:val="0"/>
              <w:divBdr>
                <w:top w:val="none" w:sz="0" w:space="0" w:color="auto"/>
                <w:left w:val="none" w:sz="0" w:space="0" w:color="auto"/>
                <w:bottom w:val="none" w:sz="0" w:space="0" w:color="auto"/>
                <w:right w:val="none" w:sz="0" w:space="0" w:color="auto"/>
              </w:divBdr>
            </w:div>
            <w:div w:id="1930693316">
              <w:marLeft w:val="0"/>
              <w:marRight w:val="0"/>
              <w:marTop w:val="0"/>
              <w:marBottom w:val="0"/>
              <w:divBdr>
                <w:top w:val="none" w:sz="0" w:space="0" w:color="auto"/>
                <w:left w:val="none" w:sz="0" w:space="0" w:color="auto"/>
                <w:bottom w:val="none" w:sz="0" w:space="0" w:color="auto"/>
                <w:right w:val="none" w:sz="0" w:space="0" w:color="auto"/>
              </w:divBdr>
            </w:div>
            <w:div w:id="2049916789">
              <w:marLeft w:val="0"/>
              <w:marRight w:val="0"/>
              <w:marTop w:val="0"/>
              <w:marBottom w:val="0"/>
              <w:divBdr>
                <w:top w:val="none" w:sz="0" w:space="0" w:color="auto"/>
                <w:left w:val="none" w:sz="0" w:space="0" w:color="auto"/>
                <w:bottom w:val="none" w:sz="0" w:space="0" w:color="auto"/>
                <w:right w:val="none" w:sz="0" w:space="0" w:color="auto"/>
              </w:divBdr>
            </w:div>
            <w:div w:id="20568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00871">
      <w:bodyDiv w:val="1"/>
      <w:marLeft w:val="0"/>
      <w:marRight w:val="0"/>
      <w:marTop w:val="0"/>
      <w:marBottom w:val="0"/>
      <w:divBdr>
        <w:top w:val="none" w:sz="0" w:space="0" w:color="auto"/>
        <w:left w:val="none" w:sz="0" w:space="0" w:color="auto"/>
        <w:bottom w:val="none" w:sz="0" w:space="0" w:color="auto"/>
        <w:right w:val="none" w:sz="0" w:space="0" w:color="auto"/>
      </w:divBdr>
    </w:div>
    <w:div w:id="1965232070">
      <w:bodyDiv w:val="1"/>
      <w:marLeft w:val="0"/>
      <w:marRight w:val="0"/>
      <w:marTop w:val="0"/>
      <w:marBottom w:val="0"/>
      <w:divBdr>
        <w:top w:val="none" w:sz="0" w:space="0" w:color="auto"/>
        <w:left w:val="none" w:sz="0" w:space="0" w:color="auto"/>
        <w:bottom w:val="none" w:sz="0" w:space="0" w:color="auto"/>
        <w:right w:val="none" w:sz="0" w:space="0" w:color="auto"/>
      </w:divBdr>
    </w:div>
    <w:div w:id="1967347351">
      <w:bodyDiv w:val="1"/>
      <w:marLeft w:val="0"/>
      <w:marRight w:val="0"/>
      <w:marTop w:val="0"/>
      <w:marBottom w:val="0"/>
      <w:divBdr>
        <w:top w:val="none" w:sz="0" w:space="0" w:color="auto"/>
        <w:left w:val="none" w:sz="0" w:space="0" w:color="auto"/>
        <w:bottom w:val="none" w:sz="0" w:space="0" w:color="auto"/>
        <w:right w:val="none" w:sz="0" w:space="0" w:color="auto"/>
      </w:divBdr>
    </w:div>
    <w:div w:id="1976837790">
      <w:bodyDiv w:val="1"/>
      <w:marLeft w:val="0"/>
      <w:marRight w:val="0"/>
      <w:marTop w:val="0"/>
      <w:marBottom w:val="0"/>
      <w:divBdr>
        <w:top w:val="none" w:sz="0" w:space="0" w:color="auto"/>
        <w:left w:val="none" w:sz="0" w:space="0" w:color="auto"/>
        <w:bottom w:val="none" w:sz="0" w:space="0" w:color="auto"/>
        <w:right w:val="none" w:sz="0" w:space="0" w:color="auto"/>
      </w:divBdr>
    </w:div>
    <w:div w:id="1977418473">
      <w:bodyDiv w:val="1"/>
      <w:marLeft w:val="0"/>
      <w:marRight w:val="0"/>
      <w:marTop w:val="0"/>
      <w:marBottom w:val="0"/>
      <w:divBdr>
        <w:top w:val="none" w:sz="0" w:space="0" w:color="auto"/>
        <w:left w:val="none" w:sz="0" w:space="0" w:color="auto"/>
        <w:bottom w:val="none" w:sz="0" w:space="0" w:color="auto"/>
        <w:right w:val="none" w:sz="0" w:space="0" w:color="auto"/>
      </w:divBdr>
      <w:divsChild>
        <w:div w:id="720834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767645">
      <w:bodyDiv w:val="1"/>
      <w:marLeft w:val="0"/>
      <w:marRight w:val="0"/>
      <w:marTop w:val="0"/>
      <w:marBottom w:val="0"/>
      <w:divBdr>
        <w:top w:val="none" w:sz="0" w:space="0" w:color="auto"/>
        <w:left w:val="none" w:sz="0" w:space="0" w:color="auto"/>
        <w:bottom w:val="none" w:sz="0" w:space="0" w:color="auto"/>
        <w:right w:val="none" w:sz="0" w:space="0" w:color="auto"/>
      </w:divBdr>
      <w:divsChild>
        <w:div w:id="1380860492">
          <w:marLeft w:val="0"/>
          <w:marRight w:val="0"/>
          <w:marTop w:val="0"/>
          <w:marBottom w:val="0"/>
          <w:divBdr>
            <w:top w:val="none" w:sz="0" w:space="0" w:color="auto"/>
            <w:left w:val="none" w:sz="0" w:space="0" w:color="auto"/>
            <w:bottom w:val="none" w:sz="0" w:space="0" w:color="auto"/>
            <w:right w:val="none" w:sz="0" w:space="0" w:color="auto"/>
          </w:divBdr>
          <w:divsChild>
            <w:div w:id="469446935">
              <w:marLeft w:val="0"/>
              <w:marRight w:val="0"/>
              <w:marTop w:val="0"/>
              <w:marBottom w:val="0"/>
              <w:divBdr>
                <w:top w:val="none" w:sz="0" w:space="0" w:color="auto"/>
                <w:left w:val="none" w:sz="0" w:space="0" w:color="auto"/>
                <w:bottom w:val="none" w:sz="0" w:space="0" w:color="auto"/>
                <w:right w:val="none" w:sz="0" w:space="0" w:color="auto"/>
              </w:divBdr>
            </w:div>
            <w:div w:id="786923460">
              <w:marLeft w:val="0"/>
              <w:marRight w:val="0"/>
              <w:marTop w:val="0"/>
              <w:marBottom w:val="0"/>
              <w:divBdr>
                <w:top w:val="none" w:sz="0" w:space="0" w:color="auto"/>
                <w:left w:val="none" w:sz="0" w:space="0" w:color="auto"/>
                <w:bottom w:val="none" w:sz="0" w:space="0" w:color="auto"/>
                <w:right w:val="none" w:sz="0" w:space="0" w:color="auto"/>
              </w:divBdr>
            </w:div>
            <w:div w:id="928923290">
              <w:marLeft w:val="0"/>
              <w:marRight w:val="0"/>
              <w:marTop w:val="0"/>
              <w:marBottom w:val="0"/>
              <w:divBdr>
                <w:top w:val="none" w:sz="0" w:space="0" w:color="auto"/>
                <w:left w:val="none" w:sz="0" w:space="0" w:color="auto"/>
                <w:bottom w:val="none" w:sz="0" w:space="0" w:color="auto"/>
                <w:right w:val="none" w:sz="0" w:space="0" w:color="auto"/>
              </w:divBdr>
            </w:div>
            <w:div w:id="995840678">
              <w:marLeft w:val="0"/>
              <w:marRight w:val="0"/>
              <w:marTop w:val="0"/>
              <w:marBottom w:val="0"/>
              <w:divBdr>
                <w:top w:val="none" w:sz="0" w:space="0" w:color="auto"/>
                <w:left w:val="none" w:sz="0" w:space="0" w:color="auto"/>
                <w:bottom w:val="none" w:sz="0" w:space="0" w:color="auto"/>
                <w:right w:val="none" w:sz="0" w:space="0" w:color="auto"/>
              </w:divBdr>
            </w:div>
            <w:div w:id="1429883322">
              <w:marLeft w:val="0"/>
              <w:marRight w:val="0"/>
              <w:marTop w:val="0"/>
              <w:marBottom w:val="0"/>
              <w:divBdr>
                <w:top w:val="none" w:sz="0" w:space="0" w:color="auto"/>
                <w:left w:val="none" w:sz="0" w:space="0" w:color="auto"/>
                <w:bottom w:val="none" w:sz="0" w:space="0" w:color="auto"/>
                <w:right w:val="none" w:sz="0" w:space="0" w:color="auto"/>
              </w:divBdr>
            </w:div>
            <w:div w:id="1504007560">
              <w:marLeft w:val="0"/>
              <w:marRight w:val="0"/>
              <w:marTop w:val="0"/>
              <w:marBottom w:val="0"/>
              <w:divBdr>
                <w:top w:val="none" w:sz="0" w:space="0" w:color="auto"/>
                <w:left w:val="none" w:sz="0" w:space="0" w:color="auto"/>
                <w:bottom w:val="none" w:sz="0" w:space="0" w:color="auto"/>
                <w:right w:val="none" w:sz="0" w:space="0" w:color="auto"/>
              </w:divBdr>
            </w:div>
            <w:div w:id="1658150044">
              <w:marLeft w:val="0"/>
              <w:marRight w:val="0"/>
              <w:marTop w:val="0"/>
              <w:marBottom w:val="0"/>
              <w:divBdr>
                <w:top w:val="none" w:sz="0" w:space="0" w:color="auto"/>
                <w:left w:val="none" w:sz="0" w:space="0" w:color="auto"/>
                <w:bottom w:val="none" w:sz="0" w:space="0" w:color="auto"/>
                <w:right w:val="none" w:sz="0" w:space="0" w:color="auto"/>
              </w:divBdr>
            </w:div>
            <w:div w:id="1743866083">
              <w:marLeft w:val="0"/>
              <w:marRight w:val="0"/>
              <w:marTop w:val="0"/>
              <w:marBottom w:val="0"/>
              <w:divBdr>
                <w:top w:val="none" w:sz="0" w:space="0" w:color="auto"/>
                <w:left w:val="none" w:sz="0" w:space="0" w:color="auto"/>
                <w:bottom w:val="none" w:sz="0" w:space="0" w:color="auto"/>
                <w:right w:val="none" w:sz="0" w:space="0" w:color="auto"/>
              </w:divBdr>
            </w:div>
            <w:div w:id="1872298446">
              <w:marLeft w:val="0"/>
              <w:marRight w:val="0"/>
              <w:marTop w:val="0"/>
              <w:marBottom w:val="0"/>
              <w:divBdr>
                <w:top w:val="none" w:sz="0" w:space="0" w:color="auto"/>
                <w:left w:val="none" w:sz="0" w:space="0" w:color="auto"/>
                <w:bottom w:val="none" w:sz="0" w:space="0" w:color="auto"/>
                <w:right w:val="none" w:sz="0" w:space="0" w:color="auto"/>
              </w:divBdr>
            </w:div>
            <w:div w:id="1953509002">
              <w:marLeft w:val="0"/>
              <w:marRight w:val="0"/>
              <w:marTop w:val="0"/>
              <w:marBottom w:val="0"/>
              <w:divBdr>
                <w:top w:val="none" w:sz="0" w:space="0" w:color="auto"/>
                <w:left w:val="none" w:sz="0" w:space="0" w:color="auto"/>
                <w:bottom w:val="none" w:sz="0" w:space="0" w:color="auto"/>
                <w:right w:val="none" w:sz="0" w:space="0" w:color="auto"/>
              </w:divBdr>
            </w:div>
            <w:div w:id="201903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1759">
      <w:bodyDiv w:val="1"/>
      <w:marLeft w:val="0"/>
      <w:marRight w:val="0"/>
      <w:marTop w:val="0"/>
      <w:marBottom w:val="0"/>
      <w:divBdr>
        <w:top w:val="none" w:sz="0" w:space="0" w:color="auto"/>
        <w:left w:val="none" w:sz="0" w:space="0" w:color="auto"/>
        <w:bottom w:val="none" w:sz="0" w:space="0" w:color="auto"/>
        <w:right w:val="none" w:sz="0" w:space="0" w:color="auto"/>
      </w:divBdr>
      <w:divsChild>
        <w:div w:id="1994096615">
          <w:marLeft w:val="0"/>
          <w:marRight w:val="0"/>
          <w:marTop w:val="0"/>
          <w:marBottom w:val="0"/>
          <w:divBdr>
            <w:top w:val="none" w:sz="0" w:space="0" w:color="auto"/>
            <w:left w:val="none" w:sz="0" w:space="0" w:color="auto"/>
            <w:bottom w:val="none" w:sz="0" w:space="0" w:color="auto"/>
            <w:right w:val="none" w:sz="0" w:space="0" w:color="auto"/>
          </w:divBdr>
          <w:divsChild>
            <w:div w:id="152621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8272">
      <w:bodyDiv w:val="1"/>
      <w:marLeft w:val="0"/>
      <w:marRight w:val="0"/>
      <w:marTop w:val="0"/>
      <w:marBottom w:val="0"/>
      <w:divBdr>
        <w:top w:val="none" w:sz="0" w:space="0" w:color="auto"/>
        <w:left w:val="none" w:sz="0" w:space="0" w:color="auto"/>
        <w:bottom w:val="none" w:sz="0" w:space="0" w:color="auto"/>
        <w:right w:val="none" w:sz="0" w:space="0" w:color="auto"/>
      </w:divBdr>
    </w:div>
    <w:div w:id="1987852190">
      <w:bodyDiv w:val="1"/>
      <w:marLeft w:val="0"/>
      <w:marRight w:val="0"/>
      <w:marTop w:val="0"/>
      <w:marBottom w:val="0"/>
      <w:divBdr>
        <w:top w:val="none" w:sz="0" w:space="0" w:color="auto"/>
        <w:left w:val="none" w:sz="0" w:space="0" w:color="auto"/>
        <w:bottom w:val="none" w:sz="0" w:space="0" w:color="auto"/>
        <w:right w:val="none" w:sz="0" w:space="0" w:color="auto"/>
      </w:divBdr>
      <w:divsChild>
        <w:div w:id="955915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828694">
      <w:bodyDiv w:val="1"/>
      <w:marLeft w:val="0"/>
      <w:marRight w:val="0"/>
      <w:marTop w:val="0"/>
      <w:marBottom w:val="0"/>
      <w:divBdr>
        <w:top w:val="none" w:sz="0" w:space="0" w:color="auto"/>
        <w:left w:val="none" w:sz="0" w:space="0" w:color="auto"/>
        <w:bottom w:val="none" w:sz="0" w:space="0" w:color="auto"/>
        <w:right w:val="none" w:sz="0" w:space="0" w:color="auto"/>
      </w:divBdr>
    </w:div>
    <w:div w:id="2020614544">
      <w:bodyDiv w:val="1"/>
      <w:marLeft w:val="0"/>
      <w:marRight w:val="0"/>
      <w:marTop w:val="0"/>
      <w:marBottom w:val="0"/>
      <w:divBdr>
        <w:top w:val="none" w:sz="0" w:space="0" w:color="auto"/>
        <w:left w:val="none" w:sz="0" w:space="0" w:color="auto"/>
        <w:bottom w:val="none" w:sz="0" w:space="0" w:color="auto"/>
        <w:right w:val="none" w:sz="0" w:space="0" w:color="auto"/>
      </w:divBdr>
      <w:divsChild>
        <w:div w:id="603270143">
          <w:marLeft w:val="0"/>
          <w:marRight w:val="0"/>
          <w:marTop w:val="0"/>
          <w:marBottom w:val="0"/>
          <w:divBdr>
            <w:top w:val="none" w:sz="0" w:space="0" w:color="auto"/>
            <w:left w:val="none" w:sz="0" w:space="0" w:color="auto"/>
            <w:bottom w:val="none" w:sz="0" w:space="0" w:color="auto"/>
            <w:right w:val="none" w:sz="0" w:space="0" w:color="auto"/>
          </w:divBdr>
          <w:divsChild>
            <w:div w:id="53822372">
              <w:marLeft w:val="0"/>
              <w:marRight w:val="0"/>
              <w:marTop w:val="0"/>
              <w:marBottom w:val="0"/>
              <w:divBdr>
                <w:top w:val="none" w:sz="0" w:space="0" w:color="auto"/>
                <w:left w:val="none" w:sz="0" w:space="0" w:color="auto"/>
                <w:bottom w:val="none" w:sz="0" w:space="0" w:color="auto"/>
                <w:right w:val="none" w:sz="0" w:space="0" w:color="auto"/>
              </w:divBdr>
            </w:div>
            <w:div w:id="102965183">
              <w:marLeft w:val="0"/>
              <w:marRight w:val="0"/>
              <w:marTop w:val="0"/>
              <w:marBottom w:val="0"/>
              <w:divBdr>
                <w:top w:val="none" w:sz="0" w:space="0" w:color="auto"/>
                <w:left w:val="none" w:sz="0" w:space="0" w:color="auto"/>
                <w:bottom w:val="none" w:sz="0" w:space="0" w:color="auto"/>
                <w:right w:val="none" w:sz="0" w:space="0" w:color="auto"/>
              </w:divBdr>
            </w:div>
            <w:div w:id="140275505">
              <w:marLeft w:val="0"/>
              <w:marRight w:val="0"/>
              <w:marTop w:val="0"/>
              <w:marBottom w:val="0"/>
              <w:divBdr>
                <w:top w:val="none" w:sz="0" w:space="0" w:color="auto"/>
                <w:left w:val="none" w:sz="0" w:space="0" w:color="auto"/>
                <w:bottom w:val="none" w:sz="0" w:space="0" w:color="auto"/>
                <w:right w:val="none" w:sz="0" w:space="0" w:color="auto"/>
              </w:divBdr>
            </w:div>
            <w:div w:id="328019875">
              <w:marLeft w:val="0"/>
              <w:marRight w:val="0"/>
              <w:marTop w:val="0"/>
              <w:marBottom w:val="0"/>
              <w:divBdr>
                <w:top w:val="none" w:sz="0" w:space="0" w:color="auto"/>
                <w:left w:val="none" w:sz="0" w:space="0" w:color="auto"/>
                <w:bottom w:val="none" w:sz="0" w:space="0" w:color="auto"/>
                <w:right w:val="none" w:sz="0" w:space="0" w:color="auto"/>
              </w:divBdr>
            </w:div>
            <w:div w:id="392394054">
              <w:marLeft w:val="0"/>
              <w:marRight w:val="0"/>
              <w:marTop w:val="0"/>
              <w:marBottom w:val="0"/>
              <w:divBdr>
                <w:top w:val="none" w:sz="0" w:space="0" w:color="auto"/>
                <w:left w:val="none" w:sz="0" w:space="0" w:color="auto"/>
                <w:bottom w:val="none" w:sz="0" w:space="0" w:color="auto"/>
                <w:right w:val="none" w:sz="0" w:space="0" w:color="auto"/>
              </w:divBdr>
            </w:div>
            <w:div w:id="424764363">
              <w:marLeft w:val="0"/>
              <w:marRight w:val="0"/>
              <w:marTop w:val="0"/>
              <w:marBottom w:val="0"/>
              <w:divBdr>
                <w:top w:val="none" w:sz="0" w:space="0" w:color="auto"/>
                <w:left w:val="none" w:sz="0" w:space="0" w:color="auto"/>
                <w:bottom w:val="none" w:sz="0" w:space="0" w:color="auto"/>
                <w:right w:val="none" w:sz="0" w:space="0" w:color="auto"/>
              </w:divBdr>
            </w:div>
            <w:div w:id="429669324">
              <w:marLeft w:val="0"/>
              <w:marRight w:val="0"/>
              <w:marTop w:val="0"/>
              <w:marBottom w:val="0"/>
              <w:divBdr>
                <w:top w:val="none" w:sz="0" w:space="0" w:color="auto"/>
                <w:left w:val="none" w:sz="0" w:space="0" w:color="auto"/>
                <w:bottom w:val="none" w:sz="0" w:space="0" w:color="auto"/>
                <w:right w:val="none" w:sz="0" w:space="0" w:color="auto"/>
              </w:divBdr>
            </w:div>
            <w:div w:id="517624982">
              <w:marLeft w:val="0"/>
              <w:marRight w:val="0"/>
              <w:marTop w:val="0"/>
              <w:marBottom w:val="0"/>
              <w:divBdr>
                <w:top w:val="none" w:sz="0" w:space="0" w:color="auto"/>
                <w:left w:val="none" w:sz="0" w:space="0" w:color="auto"/>
                <w:bottom w:val="none" w:sz="0" w:space="0" w:color="auto"/>
                <w:right w:val="none" w:sz="0" w:space="0" w:color="auto"/>
              </w:divBdr>
            </w:div>
            <w:div w:id="549153503">
              <w:marLeft w:val="0"/>
              <w:marRight w:val="0"/>
              <w:marTop w:val="0"/>
              <w:marBottom w:val="0"/>
              <w:divBdr>
                <w:top w:val="none" w:sz="0" w:space="0" w:color="auto"/>
                <w:left w:val="none" w:sz="0" w:space="0" w:color="auto"/>
                <w:bottom w:val="none" w:sz="0" w:space="0" w:color="auto"/>
                <w:right w:val="none" w:sz="0" w:space="0" w:color="auto"/>
              </w:divBdr>
            </w:div>
            <w:div w:id="555240503">
              <w:marLeft w:val="0"/>
              <w:marRight w:val="0"/>
              <w:marTop w:val="0"/>
              <w:marBottom w:val="0"/>
              <w:divBdr>
                <w:top w:val="none" w:sz="0" w:space="0" w:color="auto"/>
                <w:left w:val="none" w:sz="0" w:space="0" w:color="auto"/>
                <w:bottom w:val="none" w:sz="0" w:space="0" w:color="auto"/>
                <w:right w:val="none" w:sz="0" w:space="0" w:color="auto"/>
              </w:divBdr>
            </w:div>
            <w:div w:id="621810583">
              <w:marLeft w:val="0"/>
              <w:marRight w:val="0"/>
              <w:marTop w:val="0"/>
              <w:marBottom w:val="0"/>
              <w:divBdr>
                <w:top w:val="none" w:sz="0" w:space="0" w:color="auto"/>
                <w:left w:val="none" w:sz="0" w:space="0" w:color="auto"/>
                <w:bottom w:val="none" w:sz="0" w:space="0" w:color="auto"/>
                <w:right w:val="none" w:sz="0" w:space="0" w:color="auto"/>
              </w:divBdr>
            </w:div>
            <w:div w:id="754204694">
              <w:marLeft w:val="0"/>
              <w:marRight w:val="0"/>
              <w:marTop w:val="0"/>
              <w:marBottom w:val="0"/>
              <w:divBdr>
                <w:top w:val="none" w:sz="0" w:space="0" w:color="auto"/>
                <w:left w:val="none" w:sz="0" w:space="0" w:color="auto"/>
                <w:bottom w:val="none" w:sz="0" w:space="0" w:color="auto"/>
                <w:right w:val="none" w:sz="0" w:space="0" w:color="auto"/>
              </w:divBdr>
            </w:div>
            <w:div w:id="1005741376">
              <w:marLeft w:val="0"/>
              <w:marRight w:val="0"/>
              <w:marTop w:val="0"/>
              <w:marBottom w:val="0"/>
              <w:divBdr>
                <w:top w:val="none" w:sz="0" w:space="0" w:color="auto"/>
                <w:left w:val="none" w:sz="0" w:space="0" w:color="auto"/>
                <w:bottom w:val="none" w:sz="0" w:space="0" w:color="auto"/>
                <w:right w:val="none" w:sz="0" w:space="0" w:color="auto"/>
              </w:divBdr>
            </w:div>
            <w:div w:id="1098914757">
              <w:marLeft w:val="0"/>
              <w:marRight w:val="0"/>
              <w:marTop w:val="0"/>
              <w:marBottom w:val="0"/>
              <w:divBdr>
                <w:top w:val="none" w:sz="0" w:space="0" w:color="auto"/>
                <w:left w:val="none" w:sz="0" w:space="0" w:color="auto"/>
                <w:bottom w:val="none" w:sz="0" w:space="0" w:color="auto"/>
                <w:right w:val="none" w:sz="0" w:space="0" w:color="auto"/>
              </w:divBdr>
            </w:div>
            <w:div w:id="1285308195">
              <w:marLeft w:val="0"/>
              <w:marRight w:val="0"/>
              <w:marTop w:val="0"/>
              <w:marBottom w:val="0"/>
              <w:divBdr>
                <w:top w:val="none" w:sz="0" w:space="0" w:color="auto"/>
                <w:left w:val="none" w:sz="0" w:space="0" w:color="auto"/>
                <w:bottom w:val="none" w:sz="0" w:space="0" w:color="auto"/>
                <w:right w:val="none" w:sz="0" w:space="0" w:color="auto"/>
              </w:divBdr>
            </w:div>
            <w:div w:id="1404527754">
              <w:marLeft w:val="0"/>
              <w:marRight w:val="0"/>
              <w:marTop w:val="0"/>
              <w:marBottom w:val="0"/>
              <w:divBdr>
                <w:top w:val="none" w:sz="0" w:space="0" w:color="auto"/>
                <w:left w:val="none" w:sz="0" w:space="0" w:color="auto"/>
                <w:bottom w:val="none" w:sz="0" w:space="0" w:color="auto"/>
                <w:right w:val="none" w:sz="0" w:space="0" w:color="auto"/>
              </w:divBdr>
            </w:div>
            <w:div w:id="1507281971">
              <w:marLeft w:val="0"/>
              <w:marRight w:val="0"/>
              <w:marTop w:val="0"/>
              <w:marBottom w:val="0"/>
              <w:divBdr>
                <w:top w:val="none" w:sz="0" w:space="0" w:color="auto"/>
                <w:left w:val="none" w:sz="0" w:space="0" w:color="auto"/>
                <w:bottom w:val="none" w:sz="0" w:space="0" w:color="auto"/>
                <w:right w:val="none" w:sz="0" w:space="0" w:color="auto"/>
              </w:divBdr>
            </w:div>
            <w:div w:id="1601137580">
              <w:marLeft w:val="0"/>
              <w:marRight w:val="0"/>
              <w:marTop w:val="0"/>
              <w:marBottom w:val="0"/>
              <w:divBdr>
                <w:top w:val="none" w:sz="0" w:space="0" w:color="auto"/>
                <w:left w:val="none" w:sz="0" w:space="0" w:color="auto"/>
                <w:bottom w:val="none" w:sz="0" w:space="0" w:color="auto"/>
                <w:right w:val="none" w:sz="0" w:space="0" w:color="auto"/>
              </w:divBdr>
            </w:div>
            <w:div w:id="1708873770">
              <w:marLeft w:val="0"/>
              <w:marRight w:val="0"/>
              <w:marTop w:val="0"/>
              <w:marBottom w:val="0"/>
              <w:divBdr>
                <w:top w:val="none" w:sz="0" w:space="0" w:color="auto"/>
                <w:left w:val="none" w:sz="0" w:space="0" w:color="auto"/>
                <w:bottom w:val="none" w:sz="0" w:space="0" w:color="auto"/>
                <w:right w:val="none" w:sz="0" w:space="0" w:color="auto"/>
              </w:divBdr>
            </w:div>
            <w:div w:id="19192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6830">
      <w:bodyDiv w:val="1"/>
      <w:marLeft w:val="0"/>
      <w:marRight w:val="0"/>
      <w:marTop w:val="0"/>
      <w:marBottom w:val="0"/>
      <w:divBdr>
        <w:top w:val="none" w:sz="0" w:space="0" w:color="auto"/>
        <w:left w:val="none" w:sz="0" w:space="0" w:color="auto"/>
        <w:bottom w:val="none" w:sz="0" w:space="0" w:color="auto"/>
        <w:right w:val="none" w:sz="0" w:space="0" w:color="auto"/>
      </w:divBdr>
    </w:div>
    <w:div w:id="2026901397">
      <w:bodyDiv w:val="1"/>
      <w:marLeft w:val="0"/>
      <w:marRight w:val="0"/>
      <w:marTop w:val="0"/>
      <w:marBottom w:val="0"/>
      <w:divBdr>
        <w:top w:val="none" w:sz="0" w:space="0" w:color="auto"/>
        <w:left w:val="none" w:sz="0" w:space="0" w:color="auto"/>
        <w:bottom w:val="none" w:sz="0" w:space="0" w:color="auto"/>
        <w:right w:val="none" w:sz="0" w:space="0" w:color="auto"/>
      </w:divBdr>
    </w:div>
    <w:div w:id="2027437071">
      <w:bodyDiv w:val="1"/>
      <w:marLeft w:val="0"/>
      <w:marRight w:val="0"/>
      <w:marTop w:val="0"/>
      <w:marBottom w:val="0"/>
      <w:divBdr>
        <w:top w:val="none" w:sz="0" w:space="0" w:color="auto"/>
        <w:left w:val="none" w:sz="0" w:space="0" w:color="auto"/>
        <w:bottom w:val="none" w:sz="0" w:space="0" w:color="auto"/>
        <w:right w:val="none" w:sz="0" w:space="0" w:color="auto"/>
      </w:divBdr>
      <w:divsChild>
        <w:div w:id="48190696">
          <w:marLeft w:val="0"/>
          <w:marRight w:val="0"/>
          <w:marTop w:val="0"/>
          <w:marBottom w:val="0"/>
          <w:divBdr>
            <w:top w:val="none" w:sz="0" w:space="0" w:color="auto"/>
            <w:left w:val="none" w:sz="0" w:space="0" w:color="auto"/>
            <w:bottom w:val="none" w:sz="0" w:space="0" w:color="auto"/>
            <w:right w:val="none" w:sz="0" w:space="0" w:color="auto"/>
          </w:divBdr>
          <w:divsChild>
            <w:div w:id="31611503">
              <w:marLeft w:val="0"/>
              <w:marRight w:val="0"/>
              <w:marTop w:val="0"/>
              <w:marBottom w:val="0"/>
              <w:divBdr>
                <w:top w:val="none" w:sz="0" w:space="0" w:color="auto"/>
                <w:left w:val="none" w:sz="0" w:space="0" w:color="auto"/>
                <w:bottom w:val="none" w:sz="0" w:space="0" w:color="auto"/>
                <w:right w:val="none" w:sz="0" w:space="0" w:color="auto"/>
              </w:divBdr>
            </w:div>
            <w:div w:id="129590984">
              <w:marLeft w:val="0"/>
              <w:marRight w:val="0"/>
              <w:marTop w:val="0"/>
              <w:marBottom w:val="0"/>
              <w:divBdr>
                <w:top w:val="none" w:sz="0" w:space="0" w:color="auto"/>
                <w:left w:val="none" w:sz="0" w:space="0" w:color="auto"/>
                <w:bottom w:val="none" w:sz="0" w:space="0" w:color="auto"/>
                <w:right w:val="none" w:sz="0" w:space="0" w:color="auto"/>
              </w:divBdr>
            </w:div>
            <w:div w:id="135874496">
              <w:marLeft w:val="0"/>
              <w:marRight w:val="0"/>
              <w:marTop w:val="0"/>
              <w:marBottom w:val="0"/>
              <w:divBdr>
                <w:top w:val="none" w:sz="0" w:space="0" w:color="auto"/>
                <w:left w:val="none" w:sz="0" w:space="0" w:color="auto"/>
                <w:bottom w:val="none" w:sz="0" w:space="0" w:color="auto"/>
                <w:right w:val="none" w:sz="0" w:space="0" w:color="auto"/>
              </w:divBdr>
            </w:div>
            <w:div w:id="136338534">
              <w:marLeft w:val="0"/>
              <w:marRight w:val="0"/>
              <w:marTop w:val="0"/>
              <w:marBottom w:val="0"/>
              <w:divBdr>
                <w:top w:val="none" w:sz="0" w:space="0" w:color="auto"/>
                <w:left w:val="none" w:sz="0" w:space="0" w:color="auto"/>
                <w:bottom w:val="none" w:sz="0" w:space="0" w:color="auto"/>
                <w:right w:val="none" w:sz="0" w:space="0" w:color="auto"/>
              </w:divBdr>
            </w:div>
            <w:div w:id="236286267">
              <w:marLeft w:val="0"/>
              <w:marRight w:val="0"/>
              <w:marTop w:val="0"/>
              <w:marBottom w:val="0"/>
              <w:divBdr>
                <w:top w:val="none" w:sz="0" w:space="0" w:color="auto"/>
                <w:left w:val="none" w:sz="0" w:space="0" w:color="auto"/>
                <w:bottom w:val="none" w:sz="0" w:space="0" w:color="auto"/>
                <w:right w:val="none" w:sz="0" w:space="0" w:color="auto"/>
              </w:divBdr>
            </w:div>
            <w:div w:id="244343486">
              <w:marLeft w:val="0"/>
              <w:marRight w:val="0"/>
              <w:marTop w:val="0"/>
              <w:marBottom w:val="0"/>
              <w:divBdr>
                <w:top w:val="none" w:sz="0" w:space="0" w:color="auto"/>
                <w:left w:val="none" w:sz="0" w:space="0" w:color="auto"/>
                <w:bottom w:val="none" w:sz="0" w:space="0" w:color="auto"/>
                <w:right w:val="none" w:sz="0" w:space="0" w:color="auto"/>
              </w:divBdr>
            </w:div>
            <w:div w:id="309137299">
              <w:marLeft w:val="0"/>
              <w:marRight w:val="0"/>
              <w:marTop w:val="0"/>
              <w:marBottom w:val="0"/>
              <w:divBdr>
                <w:top w:val="none" w:sz="0" w:space="0" w:color="auto"/>
                <w:left w:val="none" w:sz="0" w:space="0" w:color="auto"/>
                <w:bottom w:val="none" w:sz="0" w:space="0" w:color="auto"/>
                <w:right w:val="none" w:sz="0" w:space="0" w:color="auto"/>
              </w:divBdr>
            </w:div>
            <w:div w:id="331876999">
              <w:marLeft w:val="0"/>
              <w:marRight w:val="0"/>
              <w:marTop w:val="0"/>
              <w:marBottom w:val="0"/>
              <w:divBdr>
                <w:top w:val="none" w:sz="0" w:space="0" w:color="auto"/>
                <w:left w:val="none" w:sz="0" w:space="0" w:color="auto"/>
                <w:bottom w:val="none" w:sz="0" w:space="0" w:color="auto"/>
                <w:right w:val="none" w:sz="0" w:space="0" w:color="auto"/>
              </w:divBdr>
            </w:div>
            <w:div w:id="451172197">
              <w:marLeft w:val="0"/>
              <w:marRight w:val="0"/>
              <w:marTop w:val="0"/>
              <w:marBottom w:val="0"/>
              <w:divBdr>
                <w:top w:val="none" w:sz="0" w:space="0" w:color="auto"/>
                <w:left w:val="none" w:sz="0" w:space="0" w:color="auto"/>
                <w:bottom w:val="none" w:sz="0" w:space="0" w:color="auto"/>
                <w:right w:val="none" w:sz="0" w:space="0" w:color="auto"/>
              </w:divBdr>
            </w:div>
            <w:div w:id="523328064">
              <w:marLeft w:val="0"/>
              <w:marRight w:val="0"/>
              <w:marTop w:val="0"/>
              <w:marBottom w:val="0"/>
              <w:divBdr>
                <w:top w:val="none" w:sz="0" w:space="0" w:color="auto"/>
                <w:left w:val="none" w:sz="0" w:space="0" w:color="auto"/>
                <w:bottom w:val="none" w:sz="0" w:space="0" w:color="auto"/>
                <w:right w:val="none" w:sz="0" w:space="0" w:color="auto"/>
              </w:divBdr>
            </w:div>
            <w:div w:id="531722073">
              <w:marLeft w:val="0"/>
              <w:marRight w:val="0"/>
              <w:marTop w:val="0"/>
              <w:marBottom w:val="0"/>
              <w:divBdr>
                <w:top w:val="none" w:sz="0" w:space="0" w:color="auto"/>
                <w:left w:val="none" w:sz="0" w:space="0" w:color="auto"/>
                <w:bottom w:val="none" w:sz="0" w:space="0" w:color="auto"/>
                <w:right w:val="none" w:sz="0" w:space="0" w:color="auto"/>
              </w:divBdr>
            </w:div>
            <w:div w:id="566646269">
              <w:marLeft w:val="0"/>
              <w:marRight w:val="0"/>
              <w:marTop w:val="0"/>
              <w:marBottom w:val="0"/>
              <w:divBdr>
                <w:top w:val="none" w:sz="0" w:space="0" w:color="auto"/>
                <w:left w:val="none" w:sz="0" w:space="0" w:color="auto"/>
                <w:bottom w:val="none" w:sz="0" w:space="0" w:color="auto"/>
                <w:right w:val="none" w:sz="0" w:space="0" w:color="auto"/>
              </w:divBdr>
            </w:div>
            <w:div w:id="696080349">
              <w:marLeft w:val="0"/>
              <w:marRight w:val="0"/>
              <w:marTop w:val="0"/>
              <w:marBottom w:val="0"/>
              <w:divBdr>
                <w:top w:val="none" w:sz="0" w:space="0" w:color="auto"/>
                <w:left w:val="none" w:sz="0" w:space="0" w:color="auto"/>
                <w:bottom w:val="none" w:sz="0" w:space="0" w:color="auto"/>
                <w:right w:val="none" w:sz="0" w:space="0" w:color="auto"/>
              </w:divBdr>
            </w:div>
            <w:div w:id="781460834">
              <w:marLeft w:val="0"/>
              <w:marRight w:val="0"/>
              <w:marTop w:val="0"/>
              <w:marBottom w:val="0"/>
              <w:divBdr>
                <w:top w:val="none" w:sz="0" w:space="0" w:color="auto"/>
                <w:left w:val="none" w:sz="0" w:space="0" w:color="auto"/>
                <w:bottom w:val="none" w:sz="0" w:space="0" w:color="auto"/>
                <w:right w:val="none" w:sz="0" w:space="0" w:color="auto"/>
              </w:divBdr>
            </w:div>
            <w:div w:id="803548075">
              <w:marLeft w:val="0"/>
              <w:marRight w:val="0"/>
              <w:marTop w:val="0"/>
              <w:marBottom w:val="0"/>
              <w:divBdr>
                <w:top w:val="none" w:sz="0" w:space="0" w:color="auto"/>
                <w:left w:val="none" w:sz="0" w:space="0" w:color="auto"/>
                <w:bottom w:val="none" w:sz="0" w:space="0" w:color="auto"/>
                <w:right w:val="none" w:sz="0" w:space="0" w:color="auto"/>
              </w:divBdr>
            </w:div>
            <w:div w:id="887494495">
              <w:marLeft w:val="0"/>
              <w:marRight w:val="0"/>
              <w:marTop w:val="0"/>
              <w:marBottom w:val="0"/>
              <w:divBdr>
                <w:top w:val="none" w:sz="0" w:space="0" w:color="auto"/>
                <w:left w:val="none" w:sz="0" w:space="0" w:color="auto"/>
                <w:bottom w:val="none" w:sz="0" w:space="0" w:color="auto"/>
                <w:right w:val="none" w:sz="0" w:space="0" w:color="auto"/>
              </w:divBdr>
            </w:div>
            <w:div w:id="896092316">
              <w:marLeft w:val="0"/>
              <w:marRight w:val="0"/>
              <w:marTop w:val="0"/>
              <w:marBottom w:val="0"/>
              <w:divBdr>
                <w:top w:val="none" w:sz="0" w:space="0" w:color="auto"/>
                <w:left w:val="none" w:sz="0" w:space="0" w:color="auto"/>
                <w:bottom w:val="none" w:sz="0" w:space="0" w:color="auto"/>
                <w:right w:val="none" w:sz="0" w:space="0" w:color="auto"/>
              </w:divBdr>
            </w:div>
            <w:div w:id="914049712">
              <w:marLeft w:val="0"/>
              <w:marRight w:val="0"/>
              <w:marTop w:val="0"/>
              <w:marBottom w:val="0"/>
              <w:divBdr>
                <w:top w:val="none" w:sz="0" w:space="0" w:color="auto"/>
                <w:left w:val="none" w:sz="0" w:space="0" w:color="auto"/>
                <w:bottom w:val="none" w:sz="0" w:space="0" w:color="auto"/>
                <w:right w:val="none" w:sz="0" w:space="0" w:color="auto"/>
              </w:divBdr>
            </w:div>
            <w:div w:id="926231350">
              <w:marLeft w:val="0"/>
              <w:marRight w:val="0"/>
              <w:marTop w:val="0"/>
              <w:marBottom w:val="0"/>
              <w:divBdr>
                <w:top w:val="none" w:sz="0" w:space="0" w:color="auto"/>
                <w:left w:val="none" w:sz="0" w:space="0" w:color="auto"/>
                <w:bottom w:val="none" w:sz="0" w:space="0" w:color="auto"/>
                <w:right w:val="none" w:sz="0" w:space="0" w:color="auto"/>
              </w:divBdr>
            </w:div>
            <w:div w:id="927151291">
              <w:marLeft w:val="0"/>
              <w:marRight w:val="0"/>
              <w:marTop w:val="0"/>
              <w:marBottom w:val="0"/>
              <w:divBdr>
                <w:top w:val="none" w:sz="0" w:space="0" w:color="auto"/>
                <w:left w:val="none" w:sz="0" w:space="0" w:color="auto"/>
                <w:bottom w:val="none" w:sz="0" w:space="0" w:color="auto"/>
                <w:right w:val="none" w:sz="0" w:space="0" w:color="auto"/>
              </w:divBdr>
            </w:div>
            <w:div w:id="1014570535">
              <w:marLeft w:val="0"/>
              <w:marRight w:val="0"/>
              <w:marTop w:val="0"/>
              <w:marBottom w:val="0"/>
              <w:divBdr>
                <w:top w:val="none" w:sz="0" w:space="0" w:color="auto"/>
                <w:left w:val="none" w:sz="0" w:space="0" w:color="auto"/>
                <w:bottom w:val="none" w:sz="0" w:space="0" w:color="auto"/>
                <w:right w:val="none" w:sz="0" w:space="0" w:color="auto"/>
              </w:divBdr>
            </w:div>
            <w:div w:id="1024670302">
              <w:marLeft w:val="0"/>
              <w:marRight w:val="0"/>
              <w:marTop w:val="0"/>
              <w:marBottom w:val="0"/>
              <w:divBdr>
                <w:top w:val="none" w:sz="0" w:space="0" w:color="auto"/>
                <w:left w:val="none" w:sz="0" w:space="0" w:color="auto"/>
                <w:bottom w:val="none" w:sz="0" w:space="0" w:color="auto"/>
                <w:right w:val="none" w:sz="0" w:space="0" w:color="auto"/>
              </w:divBdr>
            </w:div>
            <w:div w:id="1081565567">
              <w:marLeft w:val="0"/>
              <w:marRight w:val="0"/>
              <w:marTop w:val="0"/>
              <w:marBottom w:val="0"/>
              <w:divBdr>
                <w:top w:val="none" w:sz="0" w:space="0" w:color="auto"/>
                <w:left w:val="none" w:sz="0" w:space="0" w:color="auto"/>
                <w:bottom w:val="none" w:sz="0" w:space="0" w:color="auto"/>
                <w:right w:val="none" w:sz="0" w:space="0" w:color="auto"/>
              </w:divBdr>
            </w:div>
            <w:div w:id="1120221618">
              <w:marLeft w:val="0"/>
              <w:marRight w:val="0"/>
              <w:marTop w:val="0"/>
              <w:marBottom w:val="0"/>
              <w:divBdr>
                <w:top w:val="none" w:sz="0" w:space="0" w:color="auto"/>
                <w:left w:val="none" w:sz="0" w:space="0" w:color="auto"/>
                <w:bottom w:val="none" w:sz="0" w:space="0" w:color="auto"/>
                <w:right w:val="none" w:sz="0" w:space="0" w:color="auto"/>
              </w:divBdr>
            </w:div>
            <w:div w:id="1138570262">
              <w:marLeft w:val="0"/>
              <w:marRight w:val="0"/>
              <w:marTop w:val="0"/>
              <w:marBottom w:val="0"/>
              <w:divBdr>
                <w:top w:val="none" w:sz="0" w:space="0" w:color="auto"/>
                <w:left w:val="none" w:sz="0" w:space="0" w:color="auto"/>
                <w:bottom w:val="none" w:sz="0" w:space="0" w:color="auto"/>
                <w:right w:val="none" w:sz="0" w:space="0" w:color="auto"/>
              </w:divBdr>
            </w:div>
            <w:div w:id="1140924958">
              <w:marLeft w:val="0"/>
              <w:marRight w:val="0"/>
              <w:marTop w:val="0"/>
              <w:marBottom w:val="0"/>
              <w:divBdr>
                <w:top w:val="none" w:sz="0" w:space="0" w:color="auto"/>
                <w:left w:val="none" w:sz="0" w:space="0" w:color="auto"/>
                <w:bottom w:val="none" w:sz="0" w:space="0" w:color="auto"/>
                <w:right w:val="none" w:sz="0" w:space="0" w:color="auto"/>
              </w:divBdr>
            </w:div>
            <w:div w:id="1141269703">
              <w:marLeft w:val="0"/>
              <w:marRight w:val="0"/>
              <w:marTop w:val="0"/>
              <w:marBottom w:val="0"/>
              <w:divBdr>
                <w:top w:val="none" w:sz="0" w:space="0" w:color="auto"/>
                <w:left w:val="none" w:sz="0" w:space="0" w:color="auto"/>
                <w:bottom w:val="none" w:sz="0" w:space="0" w:color="auto"/>
                <w:right w:val="none" w:sz="0" w:space="0" w:color="auto"/>
              </w:divBdr>
            </w:div>
            <w:div w:id="1184513239">
              <w:marLeft w:val="0"/>
              <w:marRight w:val="0"/>
              <w:marTop w:val="0"/>
              <w:marBottom w:val="0"/>
              <w:divBdr>
                <w:top w:val="none" w:sz="0" w:space="0" w:color="auto"/>
                <w:left w:val="none" w:sz="0" w:space="0" w:color="auto"/>
                <w:bottom w:val="none" w:sz="0" w:space="0" w:color="auto"/>
                <w:right w:val="none" w:sz="0" w:space="0" w:color="auto"/>
              </w:divBdr>
            </w:div>
            <w:div w:id="1242836574">
              <w:marLeft w:val="0"/>
              <w:marRight w:val="0"/>
              <w:marTop w:val="0"/>
              <w:marBottom w:val="0"/>
              <w:divBdr>
                <w:top w:val="none" w:sz="0" w:space="0" w:color="auto"/>
                <w:left w:val="none" w:sz="0" w:space="0" w:color="auto"/>
                <w:bottom w:val="none" w:sz="0" w:space="0" w:color="auto"/>
                <w:right w:val="none" w:sz="0" w:space="0" w:color="auto"/>
              </w:divBdr>
            </w:div>
            <w:div w:id="1248732179">
              <w:marLeft w:val="0"/>
              <w:marRight w:val="0"/>
              <w:marTop w:val="0"/>
              <w:marBottom w:val="0"/>
              <w:divBdr>
                <w:top w:val="none" w:sz="0" w:space="0" w:color="auto"/>
                <w:left w:val="none" w:sz="0" w:space="0" w:color="auto"/>
                <w:bottom w:val="none" w:sz="0" w:space="0" w:color="auto"/>
                <w:right w:val="none" w:sz="0" w:space="0" w:color="auto"/>
              </w:divBdr>
            </w:div>
            <w:div w:id="1283077193">
              <w:marLeft w:val="0"/>
              <w:marRight w:val="0"/>
              <w:marTop w:val="0"/>
              <w:marBottom w:val="0"/>
              <w:divBdr>
                <w:top w:val="none" w:sz="0" w:space="0" w:color="auto"/>
                <w:left w:val="none" w:sz="0" w:space="0" w:color="auto"/>
                <w:bottom w:val="none" w:sz="0" w:space="0" w:color="auto"/>
                <w:right w:val="none" w:sz="0" w:space="0" w:color="auto"/>
              </w:divBdr>
            </w:div>
            <w:div w:id="1332489919">
              <w:marLeft w:val="0"/>
              <w:marRight w:val="0"/>
              <w:marTop w:val="0"/>
              <w:marBottom w:val="0"/>
              <w:divBdr>
                <w:top w:val="none" w:sz="0" w:space="0" w:color="auto"/>
                <w:left w:val="none" w:sz="0" w:space="0" w:color="auto"/>
                <w:bottom w:val="none" w:sz="0" w:space="0" w:color="auto"/>
                <w:right w:val="none" w:sz="0" w:space="0" w:color="auto"/>
              </w:divBdr>
            </w:div>
            <w:div w:id="1415934463">
              <w:marLeft w:val="0"/>
              <w:marRight w:val="0"/>
              <w:marTop w:val="0"/>
              <w:marBottom w:val="0"/>
              <w:divBdr>
                <w:top w:val="none" w:sz="0" w:space="0" w:color="auto"/>
                <w:left w:val="none" w:sz="0" w:space="0" w:color="auto"/>
                <w:bottom w:val="none" w:sz="0" w:space="0" w:color="auto"/>
                <w:right w:val="none" w:sz="0" w:space="0" w:color="auto"/>
              </w:divBdr>
            </w:div>
            <w:div w:id="1445349367">
              <w:marLeft w:val="0"/>
              <w:marRight w:val="0"/>
              <w:marTop w:val="0"/>
              <w:marBottom w:val="0"/>
              <w:divBdr>
                <w:top w:val="none" w:sz="0" w:space="0" w:color="auto"/>
                <w:left w:val="none" w:sz="0" w:space="0" w:color="auto"/>
                <w:bottom w:val="none" w:sz="0" w:space="0" w:color="auto"/>
                <w:right w:val="none" w:sz="0" w:space="0" w:color="auto"/>
              </w:divBdr>
            </w:div>
            <w:div w:id="1477263566">
              <w:marLeft w:val="0"/>
              <w:marRight w:val="0"/>
              <w:marTop w:val="0"/>
              <w:marBottom w:val="0"/>
              <w:divBdr>
                <w:top w:val="none" w:sz="0" w:space="0" w:color="auto"/>
                <w:left w:val="none" w:sz="0" w:space="0" w:color="auto"/>
                <w:bottom w:val="none" w:sz="0" w:space="0" w:color="auto"/>
                <w:right w:val="none" w:sz="0" w:space="0" w:color="auto"/>
              </w:divBdr>
            </w:div>
            <w:div w:id="1480462760">
              <w:marLeft w:val="0"/>
              <w:marRight w:val="0"/>
              <w:marTop w:val="0"/>
              <w:marBottom w:val="0"/>
              <w:divBdr>
                <w:top w:val="none" w:sz="0" w:space="0" w:color="auto"/>
                <w:left w:val="none" w:sz="0" w:space="0" w:color="auto"/>
                <w:bottom w:val="none" w:sz="0" w:space="0" w:color="auto"/>
                <w:right w:val="none" w:sz="0" w:space="0" w:color="auto"/>
              </w:divBdr>
            </w:div>
            <w:div w:id="1485975714">
              <w:marLeft w:val="0"/>
              <w:marRight w:val="0"/>
              <w:marTop w:val="0"/>
              <w:marBottom w:val="0"/>
              <w:divBdr>
                <w:top w:val="none" w:sz="0" w:space="0" w:color="auto"/>
                <w:left w:val="none" w:sz="0" w:space="0" w:color="auto"/>
                <w:bottom w:val="none" w:sz="0" w:space="0" w:color="auto"/>
                <w:right w:val="none" w:sz="0" w:space="0" w:color="auto"/>
              </w:divBdr>
            </w:div>
            <w:div w:id="1530030197">
              <w:marLeft w:val="0"/>
              <w:marRight w:val="0"/>
              <w:marTop w:val="0"/>
              <w:marBottom w:val="0"/>
              <w:divBdr>
                <w:top w:val="none" w:sz="0" w:space="0" w:color="auto"/>
                <w:left w:val="none" w:sz="0" w:space="0" w:color="auto"/>
                <w:bottom w:val="none" w:sz="0" w:space="0" w:color="auto"/>
                <w:right w:val="none" w:sz="0" w:space="0" w:color="auto"/>
              </w:divBdr>
            </w:div>
            <w:div w:id="1538010069">
              <w:marLeft w:val="0"/>
              <w:marRight w:val="0"/>
              <w:marTop w:val="0"/>
              <w:marBottom w:val="0"/>
              <w:divBdr>
                <w:top w:val="none" w:sz="0" w:space="0" w:color="auto"/>
                <w:left w:val="none" w:sz="0" w:space="0" w:color="auto"/>
                <w:bottom w:val="none" w:sz="0" w:space="0" w:color="auto"/>
                <w:right w:val="none" w:sz="0" w:space="0" w:color="auto"/>
              </w:divBdr>
            </w:div>
            <w:div w:id="1594631399">
              <w:marLeft w:val="0"/>
              <w:marRight w:val="0"/>
              <w:marTop w:val="0"/>
              <w:marBottom w:val="0"/>
              <w:divBdr>
                <w:top w:val="none" w:sz="0" w:space="0" w:color="auto"/>
                <w:left w:val="none" w:sz="0" w:space="0" w:color="auto"/>
                <w:bottom w:val="none" w:sz="0" w:space="0" w:color="auto"/>
                <w:right w:val="none" w:sz="0" w:space="0" w:color="auto"/>
              </w:divBdr>
            </w:div>
            <w:div w:id="1628781900">
              <w:marLeft w:val="0"/>
              <w:marRight w:val="0"/>
              <w:marTop w:val="0"/>
              <w:marBottom w:val="0"/>
              <w:divBdr>
                <w:top w:val="none" w:sz="0" w:space="0" w:color="auto"/>
                <w:left w:val="none" w:sz="0" w:space="0" w:color="auto"/>
                <w:bottom w:val="none" w:sz="0" w:space="0" w:color="auto"/>
                <w:right w:val="none" w:sz="0" w:space="0" w:color="auto"/>
              </w:divBdr>
            </w:div>
            <w:div w:id="1653944601">
              <w:marLeft w:val="0"/>
              <w:marRight w:val="0"/>
              <w:marTop w:val="0"/>
              <w:marBottom w:val="0"/>
              <w:divBdr>
                <w:top w:val="none" w:sz="0" w:space="0" w:color="auto"/>
                <w:left w:val="none" w:sz="0" w:space="0" w:color="auto"/>
                <w:bottom w:val="none" w:sz="0" w:space="0" w:color="auto"/>
                <w:right w:val="none" w:sz="0" w:space="0" w:color="auto"/>
              </w:divBdr>
            </w:div>
            <w:div w:id="1681421321">
              <w:marLeft w:val="0"/>
              <w:marRight w:val="0"/>
              <w:marTop w:val="0"/>
              <w:marBottom w:val="0"/>
              <w:divBdr>
                <w:top w:val="none" w:sz="0" w:space="0" w:color="auto"/>
                <w:left w:val="none" w:sz="0" w:space="0" w:color="auto"/>
                <w:bottom w:val="none" w:sz="0" w:space="0" w:color="auto"/>
                <w:right w:val="none" w:sz="0" w:space="0" w:color="auto"/>
              </w:divBdr>
            </w:div>
            <w:div w:id="1767381568">
              <w:marLeft w:val="0"/>
              <w:marRight w:val="0"/>
              <w:marTop w:val="0"/>
              <w:marBottom w:val="0"/>
              <w:divBdr>
                <w:top w:val="none" w:sz="0" w:space="0" w:color="auto"/>
                <w:left w:val="none" w:sz="0" w:space="0" w:color="auto"/>
                <w:bottom w:val="none" w:sz="0" w:space="0" w:color="auto"/>
                <w:right w:val="none" w:sz="0" w:space="0" w:color="auto"/>
              </w:divBdr>
            </w:div>
            <w:div w:id="1796409476">
              <w:marLeft w:val="0"/>
              <w:marRight w:val="0"/>
              <w:marTop w:val="0"/>
              <w:marBottom w:val="0"/>
              <w:divBdr>
                <w:top w:val="none" w:sz="0" w:space="0" w:color="auto"/>
                <w:left w:val="none" w:sz="0" w:space="0" w:color="auto"/>
                <w:bottom w:val="none" w:sz="0" w:space="0" w:color="auto"/>
                <w:right w:val="none" w:sz="0" w:space="0" w:color="auto"/>
              </w:divBdr>
            </w:div>
            <w:div w:id="1812557452">
              <w:marLeft w:val="0"/>
              <w:marRight w:val="0"/>
              <w:marTop w:val="0"/>
              <w:marBottom w:val="0"/>
              <w:divBdr>
                <w:top w:val="none" w:sz="0" w:space="0" w:color="auto"/>
                <w:left w:val="none" w:sz="0" w:space="0" w:color="auto"/>
                <w:bottom w:val="none" w:sz="0" w:space="0" w:color="auto"/>
                <w:right w:val="none" w:sz="0" w:space="0" w:color="auto"/>
              </w:divBdr>
            </w:div>
            <w:div w:id="1843544812">
              <w:marLeft w:val="0"/>
              <w:marRight w:val="0"/>
              <w:marTop w:val="0"/>
              <w:marBottom w:val="0"/>
              <w:divBdr>
                <w:top w:val="none" w:sz="0" w:space="0" w:color="auto"/>
                <w:left w:val="none" w:sz="0" w:space="0" w:color="auto"/>
                <w:bottom w:val="none" w:sz="0" w:space="0" w:color="auto"/>
                <w:right w:val="none" w:sz="0" w:space="0" w:color="auto"/>
              </w:divBdr>
            </w:div>
            <w:div w:id="1898126800">
              <w:marLeft w:val="0"/>
              <w:marRight w:val="0"/>
              <w:marTop w:val="0"/>
              <w:marBottom w:val="0"/>
              <w:divBdr>
                <w:top w:val="none" w:sz="0" w:space="0" w:color="auto"/>
                <w:left w:val="none" w:sz="0" w:space="0" w:color="auto"/>
                <w:bottom w:val="none" w:sz="0" w:space="0" w:color="auto"/>
                <w:right w:val="none" w:sz="0" w:space="0" w:color="auto"/>
              </w:divBdr>
            </w:div>
            <w:div w:id="1951886623">
              <w:marLeft w:val="0"/>
              <w:marRight w:val="0"/>
              <w:marTop w:val="0"/>
              <w:marBottom w:val="0"/>
              <w:divBdr>
                <w:top w:val="none" w:sz="0" w:space="0" w:color="auto"/>
                <w:left w:val="none" w:sz="0" w:space="0" w:color="auto"/>
                <w:bottom w:val="none" w:sz="0" w:space="0" w:color="auto"/>
                <w:right w:val="none" w:sz="0" w:space="0" w:color="auto"/>
              </w:divBdr>
            </w:div>
            <w:div w:id="1966882268">
              <w:marLeft w:val="0"/>
              <w:marRight w:val="0"/>
              <w:marTop w:val="0"/>
              <w:marBottom w:val="0"/>
              <w:divBdr>
                <w:top w:val="none" w:sz="0" w:space="0" w:color="auto"/>
                <w:left w:val="none" w:sz="0" w:space="0" w:color="auto"/>
                <w:bottom w:val="none" w:sz="0" w:space="0" w:color="auto"/>
                <w:right w:val="none" w:sz="0" w:space="0" w:color="auto"/>
              </w:divBdr>
            </w:div>
            <w:div w:id="1983120441">
              <w:marLeft w:val="0"/>
              <w:marRight w:val="0"/>
              <w:marTop w:val="0"/>
              <w:marBottom w:val="0"/>
              <w:divBdr>
                <w:top w:val="none" w:sz="0" w:space="0" w:color="auto"/>
                <w:left w:val="none" w:sz="0" w:space="0" w:color="auto"/>
                <w:bottom w:val="none" w:sz="0" w:space="0" w:color="auto"/>
                <w:right w:val="none" w:sz="0" w:space="0" w:color="auto"/>
              </w:divBdr>
            </w:div>
            <w:div w:id="1990673963">
              <w:marLeft w:val="0"/>
              <w:marRight w:val="0"/>
              <w:marTop w:val="0"/>
              <w:marBottom w:val="0"/>
              <w:divBdr>
                <w:top w:val="none" w:sz="0" w:space="0" w:color="auto"/>
                <w:left w:val="none" w:sz="0" w:space="0" w:color="auto"/>
                <w:bottom w:val="none" w:sz="0" w:space="0" w:color="auto"/>
                <w:right w:val="none" w:sz="0" w:space="0" w:color="auto"/>
              </w:divBdr>
            </w:div>
            <w:div w:id="2033651744">
              <w:marLeft w:val="0"/>
              <w:marRight w:val="0"/>
              <w:marTop w:val="0"/>
              <w:marBottom w:val="0"/>
              <w:divBdr>
                <w:top w:val="none" w:sz="0" w:space="0" w:color="auto"/>
                <w:left w:val="none" w:sz="0" w:space="0" w:color="auto"/>
                <w:bottom w:val="none" w:sz="0" w:space="0" w:color="auto"/>
                <w:right w:val="none" w:sz="0" w:space="0" w:color="auto"/>
              </w:divBdr>
            </w:div>
            <w:div w:id="2035883051">
              <w:marLeft w:val="0"/>
              <w:marRight w:val="0"/>
              <w:marTop w:val="0"/>
              <w:marBottom w:val="0"/>
              <w:divBdr>
                <w:top w:val="none" w:sz="0" w:space="0" w:color="auto"/>
                <w:left w:val="none" w:sz="0" w:space="0" w:color="auto"/>
                <w:bottom w:val="none" w:sz="0" w:space="0" w:color="auto"/>
                <w:right w:val="none" w:sz="0" w:space="0" w:color="auto"/>
              </w:divBdr>
            </w:div>
            <w:div w:id="2063753114">
              <w:marLeft w:val="0"/>
              <w:marRight w:val="0"/>
              <w:marTop w:val="0"/>
              <w:marBottom w:val="0"/>
              <w:divBdr>
                <w:top w:val="none" w:sz="0" w:space="0" w:color="auto"/>
                <w:left w:val="none" w:sz="0" w:space="0" w:color="auto"/>
                <w:bottom w:val="none" w:sz="0" w:space="0" w:color="auto"/>
                <w:right w:val="none" w:sz="0" w:space="0" w:color="auto"/>
              </w:divBdr>
            </w:div>
            <w:div w:id="20990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0125">
      <w:bodyDiv w:val="1"/>
      <w:marLeft w:val="0"/>
      <w:marRight w:val="0"/>
      <w:marTop w:val="0"/>
      <w:marBottom w:val="0"/>
      <w:divBdr>
        <w:top w:val="none" w:sz="0" w:space="0" w:color="auto"/>
        <w:left w:val="none" w:sz="0" w:space="0" w:color="auto"/>
        <w:bottom w:val="none" w:sz="0" w:space="0" w:color="auto"/>
        <w:right w:val="none" w:sz="0" w:space="0" w:color="auto"/>
      </w:divBdr>
      <w:divsChild>
        <w:div w:id="705716701">
          <w:marLeft w:val="0"/>
          <w:marRight w:val="0"/>
          <w:marTop w:val="0"/>
          <w:marBottom w:val="0"/>
          <w:divBdr>
            <w:top w:val="none" w:sz="0" w:space="0" w:color="auto"/>
            <w:left w:val="none" w:sz="0" w:space="0" w:color="auto"/>
            <w:bottom w:val="none" w:sz="0" w:space="0" w:color="auto"/>
            <w:right w:val="none" w:sz="0" w:space="0" w:color="auto"/>
          </w:divBdr>
          <w:divsChild>
            <w:div w:id="20942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5747">
      <w:bodyDiv w:val="1"/>
      <w:marLeft w:val="0"/>
      <w:marRight w:val="0"/>
      <w:marTop w:val="0"/>
      <w:marBottom w:val="0"/>
      <w:divBdr>
        <w:top w:val="none" w:sz="0" w:space="0" w:color="auto"/>
        <w:left w:val="none" w:sz="0" w:space="0" w:color="auto"/>
        <w:bottom w:val="none" w:sz="0" w:space="0" w:color="auto"/>
        <w:right w:val="none" w:sz="0" w:space="0" w:color="auto"/>
      </w:divBdr>
    </w:div>
    <w:div w:id="2048797535">
      <w:bodyDiv w:val="1"/>
      <w:marLeft w:val="0"/>
      <w:marRight w:val="0"/>
      <w:marTop w:val="0"/>
      <w:marBottom w:val="0"/>
      <w:divBdr>
        <w:top w:val="none" w:sz="0" w:space="0" w:color="auto"/>
        <w:left w:val="none" w:sz="0" w:space="0" w:color="auto"/>
        <w:bottom w:val="none" w:sz="0" w:space="0" w:color="auto"/>
        <w:right w:val="none" w:sz="0" w:space="0" w:color="auto"/>
      </w:divBdr>
    </w:div>
    <w:div w:id="2050836550">
      <w:bodyDiv w:val="1"/>
      <w:marLeft w:val="0"/>
      <w:marRight w:val="0"/>
      <w:marTop w:val="0"/>
      <w:marBottom w:val="0"/>
      <w:divBdr>
        <w:top w:val="none" w:sz="0" w:space="0" w:color="auto"/>
        <w:left w:val="none" w:sz="0" w:space="0" w:color="auto"/>
        <w:bottom w:val="none" w:sz="0" w:space="0" w:color="auto"/>
        <w:right w:val="none" w:sz="0" w:space="0" w:color="auto"/>
      </w:divBdr>
    </w:div>
    <w:div w:id="2073001068">
      <w:bodyDiv w:val="1"/>
      <w:marLeft w:val="0"/>
      <w:marRight w:val="0"/>
      <w:marTop w:val="0"/>
      <w:marBottom w:val="0"/>
      <w:divBdr>
        <w:top w:val="none" w:sz="0" w:space="0" w:color="auto"/>
        <w:left w:val="none" w:sz="0" w:space="0" w:color="auto"/>
        <w:bottom w:val="none" w:sz="0" w:space="0" w:color="auto"/>
        <w:right w:val="none" w:sz="0" w:space="0" w:color="auto"/>
      </w:divBdr>
      <w:divsChild>
        <w:div w:id="1785538639">
          <w:marLeft w:val="0"/>
          <w:marRight w:val="0"/>
          <w:marTop w:val="0"/>
          <w:marBottom w:val="0"/>
          <w:divBdr>
            <w:top w:val="none" w:sz="0" w:space="0" w:color="auto"/>
            <w:left w:val="none" w:sz="0" w:space="0" w:color="auto"/>
            <w:bottom w:val="none" w:sz="0" w:space="0" w:color="auto"/>
            <w:right w:val="none" w:sz="0" w:space="0" w:color="auto"/>
          </w:divBdr>
          <w:divsChild>
            <w:div w:id="1616787986">
              <w:marLeft w:val="0"/>
              <w:marRight w:val="0"/>
              <w:marTop w:val="0"/>
              <w:marBottom w:val="0"/>
              <w:divBdr>
                <w:top w:val="none" w:sz="0" w:space="0" w:color="auto"/>
                <w:left w:val="none" w:sz="0" w:space="0" w:color="auto"/>
                <w:bottom w:val="none" w:sz="0" w:space="0" w:color="auto"/>
                <w:right w:val="none" w:sz="0" w:space="0" w:color="auto"/>
              </w:divBdr>
            </w:div>
            <w:div w:id="16208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6318">
      <w:bodyDiv w:val="1"/>
      <w:marLeft w:val="0"/>
      <w:marRight w:val="0"/>
      <w:marTop w:val="0"/>
      <w:marBottom w:val="0"/>
      <w:divBdr>
        <w:top w:val="none" w:sz="0" w:space="0" w:color="auto"/>
        <w:left w:val="none" w:sz="0" w:space="0" w:color="auto"/>
        <w:bottom w:val="none" w:sz="0" w:space="0" w:color="auto"/>
        <w:right w:val="none" w:sz="0" w:space="0" w:color="auto"/>
      </w:divBdr>
    </w:div>
    <w:div w:id="2085758752">
      <w:bodyDiv w:val="1"/>
      <w:marLeft w:val="0"/>
      <w:marRight w:val="0"/>
      <w:marTop w:val="0"/>
      <w:marBottom w:val="0"/>
      <w:divBdr>
        <w:top w:val="none" w:sz="0" w:space="0" w:color="auto"/>
        <w:left w:val="none" w:sz="0" w:space="0" w:color="auto"/>
        <w:bottom w:val="none" w:sz="0" w:space="0" w:color="auto"/>
        <w:right w:val="none" w:sz="0" w:space="0" w:color="auto"/>
      </w:divBdr>
    </w:div>
    <w:div w:id="2112775821">
      <w:bodyDiv w:val="1"/>
      <w:marLeft w:val="0"/>
      <w:marRight w:val="0"/>
      <w:marTop w:val="0"/>
      <w:marBottom w:val="0"/>
      <w:divBdr>
        <w:top w:val="none" w:sz="0" w:space="0" w:color="auto"/>
        <w:left w:val="none" w:sz="0" w:space="0" w:color="auto"/>
        <w:bottom w:val="none" w:sz="0" w:space="0" w:color="auto"/>
        <w:right w:val="none" w:sz="0" w:space="0" w:color="auto"/>
      </w:divBdr>
    </w:div>
    <w:div w:id="2123720357">
      <w:bodyDiv w:val="1"/>
      <w:marLeft w:val="0"/>
      <w:marRight w:val="0"/>
      <w:marTop w:val="0"/>
      <w:marBottom w:val="0"/>
      <w:divBdr>
        <w:top w:val="none" w:sz="0" w:space="0" w:color="auto"/>
        <w:left w:val="none" w:sz="0" w:space="0" w:color="auto"/>
        <w:bottom w:val="none" w:sz="0" w:space="0" w:color="auto"/>
        <w:right w:val="none" w:sz="0" w:space="0" w:color="auto"/>
      </w:divBdr>
    </w:div>
    <w:div w:id="2132749920">
      <w:bodyDiv w:val="1"/>
      <w:marLeft w:val="0"/>
      <w:marRight w:val="0"/>
      <w:marTop w:val="0"/>
      <w:marBottom w:val="0"/>
      <w:divBdr>
        <w:top w:val="none" w:sz="0" w:space="0" w:color="auto"/>
        <w:left w:val="none" w:sz="0" w:space="0" w:color="auto"/>
        <w:bottom w:val="none" w:sz="0" w:space="0" w:color="auto"/>
        <w:right w:val="none" w:sz="0" w:space="0" w:color="auto"/>
      </w:divBdr>
      <w:divsChild>
        <w:div w:id="1583099263">
          <w:marLeft w:val="0"/>
          <w:marRight w:val="0"/>
          <w:marTop w:val="0"/>
          <w:marBottom w:val="0"/>
          <w:divBdr>
            <w:top w:val="none" w:sz="0" w:space="0" w:color="auto"/>
            <w:left w:val="none" w:sz="0" w:space="0" w:color="auto"/>
            <w:bottom w:val="none" w:sz="0" w:space="0" w:color="auto"/>
            <w:right w:val="none" w:sz="0" w:space="0" w:color="auto"/>
          </w:divBdr>
          <w:divsChild>
            <w:div w:id="1165585898">
              <w:marLeft w:val="0"/>
              <w:marRight w:val="0"/>
              <w:marTop w:val="0"/>
              <w:marBottom w:val="0"/>
              <w:divBdr>
                <w:top w:val="none" w:sz="0" w:space="0" w:color="auto"/>
                <w:left w:val="none" w:sz="0" w:space="0" w:color="auto"/>
                <w:bottom w:val="none" w:sz="0" w:space="0" w:color="auto"/>
                <w:right w:val="none" w:sz="0" w:space="0" w:color="auto"/>
              </w:divBdr>
            </w:div>
            <w:div w:id="1381858355">
              <w:marLeft w:val="0"/>
              <w:marRight w:val="0"/>
              <w:marTop w:val="0"/>
              <w:marBottom w:val="0"/>
              <w:divBdr>
                <w:top w:val="none" w:sz="0" w:space="0" w:color="auto"/>
                <w:left w:val="none" w:sz="0" w:space="0" w:color="auto"/>
                <w:bottom w:val="none" w:sz="0" w:space="0" w:color="auto"/>
                <w:right w:val="none" w:sz="0" w:space="0" w:color="auto"/>
              </w:divBdr>
            </w:div>
            <w:div w:id="15547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4767">
      <w:bodyDiv w:val="1"/>
      <w:marLeft w:val="0"/>
      <w:marRight w:val="0"/>
      <w:marTop w:val="0"/>
      <w:marBottom w:val="0"/>
      <w:divBdr>
        <w:top w:val="none" w:sz="0" w:space="0" w:color="auto"/>
        <w:left w:val="none" w:sz="0" w:space="0" w:color="auto"/>
        <w:bottom w:val="none" w:sz="0" w:space="0" w:color="auto"/>
        <w:right w:val="none" w:sz="0" w:space="0" w:color="auto"/>
      </w:divBdr>
    </w:div>
    <w:div w:id="214388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EEB8F-10D9-F648-A851-208749F90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6940</Words>
  <Characters>39558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Aybike Alkan</dc:creator>
  <cp:keywords/>
  <dc:description/>
  <cp:lastModifiedBy>Anar Bold</cp:lastModifiedBy>
  <cp:revision>2</cp:revision>
  <dcterms:created xsi:type="dcterms:W3CDTF">2025-05-09T09:38:00Z</dcterms:created>
  <dcterms:modified xsi:type="dcterms:W3CDTF">2025-05-09T09:38:00Z</dcterms:modified>
</cp:coreProperties>
</file>